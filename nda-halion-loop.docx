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A9D42" w14:textId="77777777" w:rsidR="00E66273" w:rsidRPr="00D55B14" w:rsidRDefault="00E66273" w:rsidP="00E66273">
      <w:pPr>
        <w:jc w:val="center"/>
        <w:rPr>
          <w:rFonts w:cs="Arial"/>
          <w:sz w:val="20"/>
          <w:u w:val="single"/>
        </w:rPr>
      </w:pPr>
    </w:p>
    <w:p w14:paraId="422FD102" w14:textId="77777777" w:rsidR="00E66273" w:rsidRPr="00D55B14" w:rsidRDefault="00E66273" w:rsidP="00E66273">
      <w:pPr>
        <w:jc w:val="center"/>
        <w:rPr>
          <w:rFonts w:cs="Arial"/>
          <w:sz w:val="20"/>
          <w:u w:val="single"/>
        </w:rPr>
      </w:pPr>
    </w:p>
    <w:p w14:paraId="3F720016" w14:textId="77777777" w:rsidR="00E66273" w:rsidRPr="00D55B14" w:rsidRDefault="00E66273" w:rsidP="00E66273">
      <w:pPr>
        <w:jc w:val="center"/>
        <w:rPr>
          <w:rFonts w:cs="Arial"/>
          <w:sz w:val="20"/>
          <w:u w:val="single"/>
        </w:rPr>
      </w:pPr>
    </w:p>
    <w:p w14:paraId="137A14FA" w14:textId="77777777" w:rsidR="00E66273" w:rsidRDefault="00E66273" w:rsidP="00E66273">
      <w:pPr>
        <w:jc w:val="center"/>
        <w:rPr>
          <w:rFonts w:cs="Arial"/>
          <w:b/>
          <w:bCs/>
          <w:sz w:val="20"/>
          <w:szCs w:val="20"/>
        </w:rPr>
      </w:pPr>
    </w:p>
    <w:p w14:paraId="4D836B26" w14:textId="77777777" w:rsidR="00E66273" w:rsidRDefault="00E66273" w:rsidP="00E66273">
      <w:pPr>
        <w:jc w:val="center"/>
        <w:rPr>
          <w:rFonts w:cs="Arial"/>
          <w:b/>
          <w:bCs/>
          <w:sz w:val="20"/>
          <w:szCs w:val="20"/>
        </w:rPr>
      </w:pPr>
    </w:p>
    <w:p w14:paraId="45B270B6" w14:textId="77777777" w:rsidR="00E66273" w:rsidRDefault="00E66273" w:rsidP="00E66273">
      <w:pPr>
        <w:jc w:val="center"/>
        <w:rPr>
          <w:rFonts w:cs="Arial"/>
          <w:b/>
          <w:bCs/>
          <w:sz w:val="20"/>
          <w:szCs w:val="20"/>
        </w:rPr>
      </w:pPr>
    </w:p>
    <w:p w14:paraId="699AE323" w14:textId="77777777" w:rsidR="00E66273" w:rsidRDefault="00E66273" w:rsidP="00E66273">
      <w:pPr>
        <w:jc w:val="center"/>
        <w:rPr>
          <w:rFonts w:cs="Arial"/>
          <w:b/>
          <w:bCs/>
          <w:sz w:val="20"/>
          <w:szCs w:val="20"/>
        </w:rPr>
      </w:pPr>
    </w:p>
    <w:p w14:paraId="76089A91" w14:textId="77777777" w:rsidR="00E66273" w:rsidRDefault="00E66273" w:rsidP="00E66273">
      <w:pPr>
        <w:jc w:val="center"/>
        <w:rPr>
          <w:rFonts w:cs="Arial"/>
          <w:b/>
          <w:bCs/>
          <w:sz w:val="20"/>
          <w:szCs w:val="20"/>
        </w:rPr>
      </w:pPr>
    </w:p>
    <w:p w14:paraId="431E993F" w14:textId="77777777" w:rsidR="00E66273" w:rsidRDefault="00E66273" w:rsidP="00E66273">
      <w:pPr>
        <w:jc w:val="center"/>
        <w:rPr>
          <w:rFonts w:cs="Arial"/>
          <w:b/>
          <w:bCs/>
          <w:sz w:val="20"/>
          <w:szCs w:val="20"/>
        </w:rPr>
      </w:pPr>
    </w:p>
    <w:p w14:paraId="07E9E75F" w14:textId="77777777" w:rsidR="00E66273" w:rsidRDefault="00E66273" w:rsidP="00E66273">
      <w:pPr>
        <w:jc w:val="center"/>
        <w:rPr>
          <w:rFonts w:cs="Arial"/>
          <w:b/>
          <w:bCs/>
          <w:sz w:val="20"/>
          <w:szCs w:val="20"/>
        </w:rPr>
      </w:pPr>
    </w:p>
    <w:p w14:paraId="335DE70D" w14:textId="77777777" w:rsidR="00E66273" w:rsidRDefault="00E66273" w:rsidP="00E66273">
      <w:pPr>
        <w:jc w:val="center"/>
        <w:rPr>
          <w:rFonts w:cs="Arial"/>
          <w:sz w:val="20"/>
          <w:szCs w:val="20"/>
        </w:rPr>
      </w:pPr>
      <w:r>
        <w:rPr>
          <w:rFonts w:cs="Arial"/>
          <w:b/>
          <w:bCs/>
          <w:sz w:val="20"/>
          <w:szCs w:val="20"/>
        </w:rPr>
        <w:t>LOOP HYDROMETALLURGY PTY LTD</w:t>
      </w:r>
      <w:r w:rsidRPr="00E9327D">
        <w:rPr>
          <w:rFonts w:cs="Arial"/>
          <w:b/>
          <w:bCs/>
          <w:sz w:val="20"/>
          <w:szCs w:val="20"/>
        </w:rPr>
        <w:t xml:space="preserve"> </w:t>
      </w:r>
      <w:r w:rsidRPr="00E9327D">
        <w:rPr>
          <w:rFonts w:cs="Arial"/>
          <w:sz w:val="20"/>
          <w:szCs w:val="20"/>
        </w:rPr>
        <w:t>(ACN 631 226 665)</w:t>
      </w:r>
    </w:p>
    <w:p w14:paraId="3475B8C3" w14:textId="77777777" w:rsidR="00E66273" w:rsidRDefault="00E66273" w:rsidP="00E66273">
      <w:pPr>
        <w:jc w:val="center"/>
        <w:rPr>
          <w:rFonts w:cs="Arial"/>
          <w:sz w:val="20"/>
          <w:szCs w:val="20"/>
        </w:rPr>
      </w:pPr>
    </w:p>
    <w:p w14:paraId="233DDEEB" w14:textId="77777777" w:rsidR="00E66273" w:rsidRDefault="00E66273" w:rsidP="00E66273">
      <w:pPr>
        <w:jc w:val="center"/>
        <w:rPr>
          <w:rFonts w:cs="Arial"/>
          <w:sz w:val="20"/>
          <w:szCs w:val="20"/>
        </w:rPr>
      </w:pPr>
    </w:p>
    <w:p w14:paraId="179D9B31" w14:textId="77777777" w:rsidR="00E66273" w:rsidRDefault="00E66273" w:rsidP="00E66273">
      <w:pPr>
        <w:jc w:val="center"/>
        <w:rPr>
          <w:rFonts w:cs="Arial"/>
          <w:sz w:val="20"/>
          <w:szCs w:val="20"/>
        </w:rPr>
      </w:pPr>
      <w:r>
        <w:rPr>
          <w:rFonts w:cs="Arial"/>
          <w:sz w:val="20"/>
          <w:szCs w:val="20"/>
        </w:rPr>
        <w:t>And</w:t>
      </w:r>
    </w:p>
    <w:p w14:paraId="145754A9" w14:textId="77777777" w:rsidR="00E66273" w:rsidRDefault="00E66273" w:rsidP="00E66273">
      <w:pPr>
        <w:jc w:val="center"/>
        <w:rPr>
          <w:rFonts w:cs="Arial"/>
          <w:sz w:val="20"/>
          <w:szCs w:val="20"/>
        </w:rPr>
      </w:pPr>
    </w:p>
    <w:p w14:paraId="75579129" w14:textId="77777777" w:rsidR="00E66273" w:rsidRDefault="00E66273" w:rsidP="00E66273">
      <w:pPr>
        <w:jc w:val="center"/>
        <w:rPr>
          <w:rFonts w:cs="Arial"/>
          <w:sz w:val="20"/>
          <w:szCs w:val="20"/>
        </w:rPr>
      </w:pPr>
    </w:p>
    <w:p w14:paraId="3B68D3D2" w14:textId="60FDF0D2" w:rsidR="00E66273" w:rsidRDefault="009849C5" w:rsidP="00E66273">
      <w:pPr>
        <w:jc w:val="center"/>
        <w:rPr>
          <w:rFonts w:cs="Arial"/>
          <w:sz w:val="20"/>
          <w:szCs w:val="20"/>
        </w:rPr>
      </w:pPr>
      <w:r w:rsidRPr="009849C5">
        <w:rPr>
          <w:rFonts w:cs="Arial"/>
          <w:b/>
          <w:bCs/>
          <w:sz w:val="20"/>
          <w:szCs w:val="20"/>
          <w:rPrChange w:id="0" w:author="Beatriz Piñones" w:date="2026-04-15T16:03:00Z">
            <w:rPr>
              <w:rFonts w:cs="Arial"/>
              <w:sz w:val="20"/>
              <w:szCs w:val="20"/>
            </w:rPr>
          </w:rPrChange>
        </w:rPr>
        <w:t>COMPAÑIA MINERA SAN GERONIMO</w:t>
      </w:r>
    </w:p>
    <w:p w14:paraId="3F92F7EE" w14:textId="77777777" w:rsidR="00E66273" w:rsidRDefault="00E66273" w:rsidP="00E66273">
      <w:pPr>
        <w:jc w:val="center"/>
        <w:rPr>
          <w:rFonts w:cs="Arial"/>
          <w:sz w:val="20"/>
          <w:szCs w:val="20"/>
        </w:rPr>
      </w:pPr>
    </w:p>
    <w:p w14:paraId="043E3ABC" w14:textId="77777777" w:rsidR="00E66273" w:rsidRDefault="00E66273" w:rsidP="00E66273">
      <w:pPr>
        <w:jc w:val="center"/>
        <w:rPr>
          <w:rFonts w:cs="Arial"/>
          <w:sz w:val="20"/>
          <w:szCs w:val="20"/>
        </w:rPr>
      </w:pPr>
    </w:p>
    <w:p w14:paraId="625FE688" w14:textId="77777777" w:rsidR="00E66273" w:rsidRDefault="00E66273" w:rsidP="00E66273">
      <w:pPr>
        <w:jc w:val="center"/>
        <w:rPr>
          <w:rFonts w:cs="Arial"/>
          <w:sz w:val="20"/>
          <w:szCs w:val="20"/>
        </w:rPr>
      </w:pPr>
    </w:p>
    <w:p w14:paraId="141BDE01" w14:textId="77777777" w:rsidR="00E66273" w:rsidRDefault="00E66273" w:rsidP="00E66273">
      <w:pPr>
        <w:jc w:val="center"/>
        <w:rPr>
          <w:rFonts w:cs="Arial"/>
          <w:sz w:val="20"/>
          <w:szCs w:val="20"/>
        </w:rPr>
      </w:pPr>
    </w:p>
    <w:p w14:paraId="0C2083BD" w14:textId="77777777" w:rsidR="00E66273" w:rsidRDefault="00E66273" w:rsidP="00E66273">
      <w:pPr>
        <w:jc w:val="center"/>
        <w:rPr>
          <w:rFonts w:cs="Arial"/>
          <w:sz w:val="20"/>
          <w:szCs w:val="20"/>
        </w:rPr>
      </w:pPr>
    </w:p>
    <w:p w14:paraId="566AA60D" w14:textId="77777777" w:rsidR="00E66273" w:rsidRDefault="00E66273" w:rsidP="00E66273">
      <w:pPr>
        <w:jc w:val="center"/>
        <w:rPr>
          <w:rFonts w:cs="Arial"/>
          <w:u w:val="single"/>
        </w:rPr>
      </w:pPr>
      <w:r>
        <w:rPr>
          <w:rFonts w:cs="Arial"/>
          <w:b/>
          <w:bCs/>
          <w:sz w:val="20"/>
          <w:szCs w:val="20"/>
        </w:rPr>
        <w:t>MUTUAL CONFIDENTIALITY DEED</w:t>
      </w:r>
    </w:p>
    <w:p w14:paraId="0FF4D960" w14:textId="11B840D4" w:rsidR="001F09E7" w:rsidRDefault="001F09E7">
      <w:pPr>
        <w:spacing w:after="160" w:line="259" w:lineRule="auto"/>
        <w:jc w:val="left"/>
      </w:pPr>
      <w:r>
        <w:br w:type="page"/>
      </w:r>
    </w:p>
    <w:p w14:paraId="78A6863E" w14:textId="2587B7F0" w:rsidR="00A00A64" w:rsidRPr="00577CBD" w:rsidRDefault="00A00A64" w:rsidP="00A00A64">
      <w:pPr>
        <w:rPr>
          <w:rFonts w:cs="Arial"/>
          <w:szCs w:val="24"/>
        </w:rPr>
      </w:pPr>
      <w:bookmarkStart w:id="1" w:name="COMPANYNAMEIN1"/>
      <w:bookmarkStart w:id="2" w:name="ADDRESS1"/>
      <w:bookmarkEnd w:id="1"/>
      <w:bookmarkEnd w:id="2"/>
      <w:r w:rsidRPr="00577CBD">
        <w:rPr>
          <w:rFonts w:cs="Arial"/>
          <w:b/>
          <w:szCs w:val="24"/>
        </w:rPr>
        <w:lastRenderedPageBreak/>
        <w:t>THIS DEED</w:t>
      </w:r>
      <w:r w:rsidRPr="00577CBD">
        <w:rPr>
          <w:rFonts w:cs="Arial"/>
          <w:szCs w:val="24"/>
        </w:rPr>
        <w:t xml:space="preserve"> is made on </w:t>
      </w:r>
      <w:r w:rsidR="00B1165E">
        <w:rPr>
          <w:rFonts w:cs="Arial"/>
          <w:szCs w:val="24"/>
        </w:rPr>
        <w:t>16 April 2026</w:t>
      </w:r>
      <w:r w:rsidRPr="00577CBD">
        <w:rPr>
          <w:rFonts w:cs="Arial"/>
          <w:szCs w:val="24"/>
        </w:rPr>
        <w:t xml:space="preserve"> between:</w:t>
      </w:r>
    </w:p>
    <w:p w14:paraId="5FF151DC" w14:textId="77777777" w:rsidR="008F13FE" w:rsidRDefault="008F13FE" w:rsidP="008F13FE">
      <w:pPr>
        <w:pStyle w:val="Textoindependiente"/>
        <w:rPr>
          <w:highlight w:val="yellow"/>
        </w:rPr>
      </w:pPr>
    </w:p>
    <w:p w14:paraId="47DE5517" w14:textId="64AD9FB4" w:rsidR="008F13FE" w:rsidRPr="00C137ED" w:rsidRDefault="00C137ED" w:rsidP="008F13FE">
      <w:pPr>
        <w:pStyle w:val="Textoindependiente"/>
        <w:jc w:val="left"/>
      </w:pPr>
      <w:bookmarkStart w:id="3" w:name="_Hlk208224551"/>
      <w:r w:rsidRPr="00C137ED">
        <w:rPr>
          <w:b/>
          <w:bCs/>
        </w:rPr>
        <w:t>Loop Hydrometallurgy</w:t>
      </w:r>
      <w:r w:rsidR="008C25B2" w:rsidRPr="00C137ED">
        <w:rPr>
          <w:b/>
          <w:bCs/>
        </w:rPr>
        <w:t xml:space="preserve"> Pty Ltd</w:t>
      </w:r>
      <w:r w:rsidR="008C25B2" w:rsidRPr="00C137ED">
        <w:t xml:space="preserve"> </w:t>
      </w:r>
      <w:r w:rsidR="008D4700" w:rsidRPr="00C137ED">
        <w:t xml:space="preserve">(ACN </w:t>
      </w:r>
      <w:r w:rsidRPr="00C137ED">
        <w:t>631 226 665</w:t>
      </w:r>
      <w:r w:rsidR="008D4700" w:rsidRPr="00C137ED">
        <w:t xml:space="preserve">) a company incorporated in Australia with its registered office at </w:t>
      </w:r>
      <w:r w:rsidRPr="00C137ED">
        <w:t>38 Roma Rd, St Ives</w:t>
      </w:r>
      <w:r w:rsidR="008D4700" w:rsidRPr="00C137ED">
        <w:t xml:space="preserve"> NSW </w:t>
      </w:r>
      <w:r w:rsidRPr="00C137ED">
        <w:t>2075</w:t>
      </w:r>
      <w:r w:rsidR="008D4700" w:rsidRPr="00C137ED">
        <w:t>, Australia</w:t>
      </w:r>
    </w:p>
    <w:p w14:paraId="377329F9" w14:textId="576C1AA5" w:rsidR="008F13FE" w:rsidRPr="005D1C3F" w:rsidRDefault="008F13FE" w:rsidP="008F13FE">
      <w:pPr>
        <w:pStyle w:val="Textoindependiente"/>
        <w:tabs>
          <w:tab w:val="right" w:pos="9071"/>
        </w:tabs>
      </w:pPr>
      <w:r w:rsidRPr="00C137ED">
        <w:tab/>
        <w:t>(</w:t>
      </w:r>
      <w:r w:rsidR="00C137ED" w:rsidRPr="00C137ED">
        <w:rPr>
          <w:b/>
          <w:bCs/>
        </w:rPr>
        <w:t>LH</w:t>
      </w:r>
      <w:r w:rsidRPr="00C137ED">
        <w:t>)</w:t>
      </w:r>
    </w:p>
    <w:bookmarkEnd w:id="3"/>
    <w:p w14:paraId="581E0E65" w14:textId="77777777" w:rsidR="008F13FE" w:rsidRPr="00B17DD3" w:rsidRDefault="008F13FE" w:rsidP="008F13FE">
      <w:pPr>
        <w:pStyle w:val="Textoindependiente"/>
        <w:rPr>
          <w:b/>
          <w:bCs/>
        </w:rPr>
      </w:pPr>
      <w:r w:rsidRPr="00B17DD3">
        <w:rPr>
          <w:b/>
          <w:bCs/>
        </w:rPr>
        <w:t>AND</w:t>
      </w:r>
    </w:p>
    <w:p w14:paraId="141B29D6" w14:textId="58EF5494" w:rsidR="008F13FE" w:rsidRPr="00463ACC" w:rsidRDefault="009849C5" w:rsidP="008F13FE">
      <w:pPr>
        <w:pStyle w:val="Textoindependiente"/>
        <w:rPr>
          <w:lang w:val="en-GB"/>
        </w:rPr>
      </w:pPr>
      <w:bookmarkStart w:id="4" w:name="COMPANYNAMEIN2"/>
      <w:bookmarkEnd w:id="4"/>
      <w:r w:rsidRPr="00463ACC">
        <w:rPr>
          <w:b/>
          <w:bCs/>
          <w:lang w:val="en-GB"/>
        </w:rPr>
        <w:t>Compañia Minera San Geronimo</w:t>
      </w:r>
      <w:r w:rsidR="002322AB">
        <w:rPr>
          <w:b/>
          <w:bCs/>
          <w:lang w:val="en-GB"/>
        </w:rPr>
        <w:t>, “CMSG”</w:t>
      </w:r>
      <w:r w:rsidRPr="00463ACC">
        <w:rPr>
          <w:b/>
          <w:bCs/>
          <w:lang w:val="en-GB"/>
        </w:rPr>
        <w:t xml:space="preserve"> (RUT 78.801.520-8), </w:t>
      </w:r>
      <w:r w:rsidR="002322AB" w:rsidRPr="002322AB">
        <w:rPr>
          <w:b/>
          <w:bCs/>
          <w:lang w:val="en-GB"/>
        </w:rPr>
        <w:t>a</w:t>
      </w:r>
      <w:r w:rsidR="002322AB" w:rsidRPr="00463ACC">
        <w:rPr>
          <w:lang w:val="en-GB"/>
        </w:rPr>
        <w:t xml:space="preserve"> company incorporated in Chile with its registered office at Avenida Talca 101, Chile</w:t>
      </w:r>
      <w:r w:rsidR="002322AB">
        <w:rPr>
          <w:lang w:val="en-GB"/>
        </w:rPr>
        <w:t xml:space="preserve">. </w:t>
      </w:r>
    </w:p>
    <w:p w14:paraId="7120B4DB" w14:textId="2D855891" w:rsidR="008F13FE" w:rsidRPr="00463ACC" w:rsidRDefault="008F13FE" w:rsidP="0028343D">
      <w:pPr>
        <w:pStyle w:val="Textoindependiente"/>
        <w:rPr>
          <w:lang w:val="en-GB"/>
        </w:rPr>
      </w:pPr>
    </w:p>
    <w:p w14:paraId="0EC725A8" w14:textId="1427EC46" w:rsidR="008F13FE" w:rsidRDefault="008F13FE" w:rsidP="008F13FE">
      <w:pPr>
        <w:pStyle w:val="Textoindependiente"/>
        <w:tabs>
          <w:tab w:val="right" w:pos="9071"/>
        </w:tabs>
      </w:pPr>
      <w:r w:rsidRPr="00463ACC">
        <w:rPr>
          <w:lang w:val="en-GB"/>
        </w:rPr>
        <w:tab/>
      </w:r>
      <w:r w:rsidRPr="00463ACC">
        <w:rPr>
          <w:rPrChange w:id="5" w:author="Heath Warman" w:date="2026-04-17T17:35:00Z">
            <w:rPr>
              <w:highlight w:val="yellow"/>
            </w:rPr>
          </w:rPrChange>
        </w:rPr>
        <w:t>(</w:t>
      </w:r>
      <w:del w:id="6" w:author="Heath Warman" w:date="2026-04-17T17:35:00Z">
        <w:r w:rsidR="008D4700" w:rsidRPr="00463ACC" w:rsidDel="00463ACC">
          <w:rPr>
            <w:b/>
            <w:bCs/>
            <w:rPrChange w:id="7" w:author="Heath Warman" w:date="2026-04-17T17:35:00Z">
              <w:rPr>
                <w:b/>
                <w:bCs/>
                <w:highlight w:val="yellow"/>
              </w:rPr>
            </w:rPrChange>
          </w:rPr>
          <w:delText>Party 2</w:delText>
        </w:r>
      </w:del>
      <w:ins w:id="8" w:author="Heath Warman" w:date="2026-04-17T17:35:00Z">
        <w:r w:rsidR="00463ACC" w:rsidRPr="00463ACC">
          <w:rPr>
            <w:b/>
            <w:bCs/>
            <w:rPrChange w:id="9" w:author="Heath Warman" w:date="2026-04-17T17:35:00Z">
              <w:rPr>
                <w:b/>
                <w:bCs/>
                <w:highlight w:val="yellow"/>
              </w:rPr>
            </w:rPrChange>
          </w:rPr>
          <w:t>CMSG</w:t>
        </w:r>
      </w:ins>
      <w:r w:rsidRPr="00463ACC">
        <w:rPr>
          <w:rPrChange w:id="10" w:author="Heath Warman" w:date="2026-04-17T17:35:00Z">
            <w:rPr>
              <w:highlight w:val="yellow"/>
            </w:rPr>
          </w:rPrChange>
        </w:rPr>
        <w:t>)</w:t>
      </w:r>
    </w:p>
    <w:p w14:paraId="51FD67D0" w14:textId="162D1A7C" w:rsidR="00B84E24" w:rsidRPr="00B17DD3" w:rsidRDefault="00F73097" w:rsidP="00B84E24">
      <w:pPr>
        <w:pStyle w:val="Textoindependiente"/>
      </w:pPr>
      <w:r>
        <w:t>_________________________________________________________________________</w:t>
      </w:r>
    </w:p>
    <w:p w14:paraId="01846F5B" w14:textId="129F7F76" w:rsidR="00B84E24" w:rsidRPr="00B7466A" w:rsidRDefault="00B84E24" w:rsidP="00B84E24">
      <w:pPr>
        <w:pStyle w:val="Textoindependiente"/>
        <w:tabs>
          <w:tab w:val="right" w:pos="9071"/>
        </w:tabs>
      </w:pPr>
      <w:r w:rsidRPr="00B7466A">
        <w:tab/>
      </w:r>
    </w:p>
    <w:p w14:paraId="4E313CFC" w14:textId="77777777" w:rsidR="00B84E24" w:rsidRPr="00B7466A" w:rsidRDefault="00B84E24" w:rsidP="008F13FE">
      <w:pPr>
        <w:pStyle w:val="Textoindependiente"/>
        <w:tabs>
          <w:tab w:val="right" w:pos="9071"/>
        </w:tabs>
      </w:pPr>
    </w:p>
    <w:p w14:paraId="08FC4752" w14:textId="77777777" w:rsidR="008F13FE" w:rsidRPr="00503406" w:rsidRDefault="008F13FE" w:rsidP="008F13FE">
      <w:pPr>
        <w:pStyle w:val="Recital"/>
        <w:rPr>
          <w:sz w:val="18"/>
          <w:szCs w:val="18"/>
        </w:rPr>
      </w:pPr>
      <w:r w:rsidRPr="00503406">
        <w:rPr>
          <w:sz w:val="18"/>
          <w:szCs w:val="18"/>
        </w:rPr>
        <w:t>BACKGROUND</w:t>
      </w:r>
    </w:p>
    <w:p w14:paraId="5148CB7C" w14:textId="43B0DD83" w:rsidR="008F13FE" w:rsidRPr="00503406" w:rsidRDefault="00C137ED" w:rsidP="008F13FE">
      <w:pPr>
        <w:pStyle w:val="RecitalNumber"/>
        <w:rPr>
          <w:sz w:val="18"/>
          <w:szCs w:val="18"/>
        </w:rPr>
      </w:pPr>
      <w:r w:rsidRPr="00C137ED">
        <w:rPr>
          <w:sz w:val="18"/>
          <w:szCs w:val="18"/>
        </w:rPr>
        <w:t>LH</w:t>
      </w:r>
      <w:r w:rsidR="0057396B" w:rsidRPr="00C137ED">
        <w:rPr>
          <w:sz w:val="18"/>
          <w:szCs w:val="18"/>
        </w:rPr>
        <w:t xml:space="preserve"> </w:t>
      </w:r>
      <w:r w:rsidR="00A91465">
        <w:rPr>
          <w:sz w:val="18"/>
          <w:szCs w:val="18"/>
        </w:rPr>
        <w:t xml:space="preserve">and </w:t>
      </w:r>
      <w:r w:rsidR="002322AB">
        <w:rPr>
          <w:sz w:val="18"/>
          <w:szCs w:val="18"/>
        </w:rPr>
        <w:t>CMSG</w:t>
      </w:r>
      <w:r w:rsidR="00A91465">
        <w:rPr>
          <w:sz w:val="18"/>
          <w:szCs w:val="18"/>
        </w:rPr>
        <w:t xml:space="preserve"> may disclose Confidential Information</w:t>
      </w:r>
      <w:r w:rsidR="008F13FE" w:rsidRPr="00503406">
        <w:rPr>
          <w:sz w:val="18"/>
          <w:szCs w:val="18"/>
        </w:rPr>
        <w:t xml:space="preserve"> </w:t>
      </w:r>
      <w:r w:rsidR="0057396B">
        <w:rPr>
          <w:sz w:val="18"/>
          <w:szCs w:val="18"/>
        </w:rPr>
        <w:t>regarding</w:t>
      </w:r>
      <w:r w:rsidR="008F13FE" w:rsidRPr="00503406">
        <w:rPr>
          <w:sz w:val="18"/>
          <w:szCs w:val="18"/>
        </w:rPr>
        <w:t xml:space="preserve"> the Purpose.</w:t>
      </w:r>
    </w:p>
    <w:p w14:paraId="70B344D0" w14:textId="7C1BE0A6" w:rsidR="008F13FE" w:rsidRPr="00503406" w:rsidRDefault="005B6CF7" w:rsidP="008F13FE">
      <w:pPr>
        <w:pStyle w:val="RecitalNumber"/>
        <w:rPr>
          <w:sz w:val="18"/>
          <w:szCs w:val="18"/>
        </w:rPr>
      </w:pPr>
      <w:r>
        <w:rPr>
          <w:sz w:val="18"/>
          <w:szCs w:val="18"/>
        </w:rPr>
        <w:t>Each Party agrees to keep the other Party’s</w:t>
      </w:r>
      <w:r w:rsidR="008F13FE" w:rsidRPr="00503406">
        <w:rPr>
          <w:sz w:val="18"/>
          <w:szCs w:val="18"/>
        </w:rPr>
        <w:t xml:space="preserve"> Confidential Information confidential in accordance with the terms and conditions of this Deed.</w:t>
      </w:r>
    </w:p>
    <w:p w14:paraId="2863C791" w14:textId="77777777" w:rsidR="008F13FE" w:rsidRDefault="008F13FE" w:rsidP="008F13FE">
      <w:pPr>
        <w:pStyle w:val="Recital"/>
        <w:rPr>
          <w:sz w:val="18"/>
          <w:szCs w:val="18"/>
        </w:rPr>
      </w:pPr>
      <w:r w:rsidRPr="00503406">
        <w:rPr>
          <w:sz w:val="18"/>
          <w:szCs w:val="18"/>
        </w:rPr>
        <w:t>OPERATIVE PROVISIONS</w:t>
      </w:r>
    </w:p>
    <w:p w14:paraId="0917E64C" w14:textId="7FDA0429" w:rsidR="00902CDE" w:rsidRPr="00503406" w:rsidRDefault="00902CDE" w:rsidP="008F13FE">
      <w:pPr>
        <w:pStyle w:val="Recital"/>
        <w:rPr>
          <w:sz w:val="18"/>
          <w:szCs w:val="18"/>
        </w:rPr>
      </w:pPr>
      <w:r>
        <w:rPr>
          <w:sz w:val="18"/>
          <w:szCs w:val="18"/>
        </w:rPr>
        <w:t>The Parties agree as follows:</w:t>
      </w:r>
    </w:p>
    <w:p w14:paraId="16EBBDA6" w14:textId="77777777" w:rsidR="008F13FE" w:rsidRPr="00503406" w:rsidRDefault="008F13FE" w:rsidP="008F13FE">
      <w:pPr>
        <w:pStyle w:val="Ttulo1"/>
        <w:rPr>
          <w:sz w:val="16"/>
          <w:szCs w:val="22"/>
        </w:rPr>
      </w:pPr>
      <w:r w:rsidRPr="00503406">
        <w:rPr>
          <w:sz w:val="16"/>
          <w:szCs w:val="22"/>
        </w:rPr>
        <w:t>DEFINITIONS AND INTERPRETATION</w:t>
      </w:r>
    </w:p>
    <w:p w14:paraId="6CD75714" w14:textId="77777777" w:rsidR="008F13FE" w:rsidRPr="00503406" w:rsidRDefault="008F13FE" w:rsidP="008F13FE">
      <w:pPr>
        <w:pStyle w:val="Ttulo2"/>
        <w:rPr>
          <w:sz w:val="18"/>
          <w:szCs w:val="21"/>
        </w:rPr>
      </w:pPr>
      <w:r w:rsidRPr="00503406">
        <w:rPr>
          <w:sz w:val="18"/>
          <w:szCs w:val="21"/>
        </w:rPr>
        <w:t>Definitions</w:t>
      </w:r>
    </w:p>
    <w:p w14:paraId="1C3488F0" w14:textId="77777777" w:rsidR="008F13FE" w:rsidRPr="00503406" w:rsidRDefault="008F13FE" w:rsidP="008F13FE">
      <w:pPr>
        <w:pStyle w:val="Textoindependiente2"/>
        <w:rPr>
          <w:sz w:val="18"/>
          <w:szCs w:val="18"/>
        </w:rPr>
      </w:pPr>
      <w:r w:rsidRPr="00503406">
        <w:rPr>
          <w:sz w:val="18"/>
          <w:szCs w:val="18"/>
        </w:rPr>
        <w:t>In this Deed, unless expressed or implied to the contrary:</w:t>
      </w:r>
    </w:p>
    <w:p w14:paraId="26761D9B" w14:textId="1120E9E5" w:rsidR="008F13FE" w:rsidRPr="00503406" w:rsidRDefault="00F8625B" w:rsidP="008F13FE">
      <w:pPr>
        <w:pStyle w:val="Textoindependiente2"/>
        <w:rPr>
          <w:sz w:val="18"/>
          <w:szCs w:val="18"/>
        </w:rPr>
      </w:pPr>
      <w:r>
        <w:rPr>
          <w:b/>
          <w:bCs/>
          <w:sz w:val="18"/>
          <w:szCs w:val="18"/>
        </w:rPr>
        <w:t>A</w:t>
      </w:r>
      <w:r w:rsidR="008F13FE" w:rsidRPr="00503406">
        <w:rPr>
          <w:b/>
          <w:bCs/>
          <w:sz w:val="18"/>
          <w:szCs w:val="18"/>
        </w:rPr>
        <w:t xml:space="preserve">ssociated </w:t>
      </w:r>
      <w:r>
        <w:rPr>
          <w:b/>
          <w:bCs/>
          <w:sz w:val="18"/>
          <w:szCs w:val="18"/>
        </w:rPr>
        <w:t>E</w:t>
      </w:r>
      <w:r w:rsidR="008F13FE" w:rsidRPr="00503406">
        <w:rPr>
          <w:b/>
          <w:bCs/>
          <w:sz w:val="18"/>
          <w:szCs w:val="18"/>
        </w:rPr>
        <w:t>ntity</w:t>
      </w:r>
      <w:r w:rsidR="008F13FE" w:rsidRPr="00503406">
        <w:rPr>
          <w:sz w:val="18"/>
          <w:szCs w:val="18"/>
        </w:rPr>
        <w:t xml:space="preserve"> has the meaning given to it in the Corporations Act</w:t>
      </w:r>
      <w:r>
        <w:rPr>
          <w:sz w:val="18"/>
          <w:szCs w:val="18"/>
        </w:rPr>
        <w:t>;</w:t>
      </w:r>
    </w:p>
    <w:p w14:paraId="6E23DF23" w14:textId="36B9BBCD" w:rsidR="00F8625B" w:rsidRPr="00F8625B" w:rsidRDefault="00F8625B" w:rsidP="008F13FE">
      <w:pPr>
        <w:pStyle w:val="Textoindependiente2"/>
        <w:rPr>
          <w:bCs/>
          <w:sz w:val="18"/>
          <w:szCs w:val="18"/>
        </w:rPr>
      </w:pPr>
      <w:r>
        <w:rPr>
          <w:b/>
          <w:sz w:val="18"/>
          <w:szCs w:val="18"/>
        </w:rPr>
        <w:t>Authorised Recipients</w:t>
      </w:r>
      <w:r>
        <w:rPr>
          <w:bCs/>
          <w:sz w:val="18"/>
          <w:szCs w:val="18"/>
        </w:rPr>
        <w:t xml:space="preserve"> has the meaning defined in clause </w:t>
      </w:r>
      <w:r>
        <w:rPr>
          <w:bCs/>
          <w:sz w:val="18"/>
          <w:szCs w:val="18"/>
        </w:rPr>
        <w:fldChar w:fldCharType="begin"/>
      </w:r>
      <w:r>
        <w:rPr>
          <w:bCs/>
          <w:sz w:val="18"/>
          <w:szCs w:val="18"/>
        </w:rPr>
        <w:instrText xml:space="preserve"> REF _Ref175822435 \r \h </w:instrText>
      </w:r>
      <w:r>
        <w:rPr>
          <w:bCs/>
          <w:sz w:val="18"/>
          <w:szCs w:val="18"/>
        </w:rPr>
      </w:r>
      <w:r w:rsidR="00AB09CB">
        <w:rPr>
          <w:bCs/>
          <w:sz w:val="18"/>
          <w:szCs w:val="18"/>
        </w:rPr>
        <w:fldChar w:fldCharType="separate"/>
      </w:r>
      <w:r>
        <w:rPr>
          <w:bCs/>
          <w:sz w:val="18"/>
          <w:szCs w:val="18"/>
        </w:rPr>
        <w:fldChar w:fldCharType="end"/>
      </w:r>
      <w:r>
        <w:rPr>
          <w:bCs/>
          <w:sz w:val="18"/>
          <w:szCs w:val="18"/>
        </w:rPr>
        <w:fldChar w:fldCharType="begin"/>
      </w:r>
      <w:r>
        <w:rPr>
          <w:bCs/>
          <w:sz w:val="18"/>
          <w:szCs w:val="18"/>
        </w:rPr>
        <w:instrText xml:space="preserve"> REF _Ref175822437 \r \h </w:instrText>
      </w:r>
      <w:r>
        <w:rPr>
          <w:bCs/>
          <w:sz w:val="18"/>
          <w:szCs w:val="18"/>
        </w:rPr>
      </w:r>
      <w:r>
        <w:rPr>
          <w:bCs/>
          <w:sz w:val="18"/>
          <w:szCs w:val="18"/>
        </w:rPr>
        <w:fldChar w:fldCharType="separate"/>
      </w:r>
      <w:r>
        <w:rPr>
          <w:bCs/>
          <w:sz w:val="18"/>
          <w:szCs w:val="18"/>
        </w:rPr>
        <w:t>2.2(a)</w:t>
      </w:r>
      <w:r>
        <w:rPr>
          <w:bCs/>
          <w:sz w:val="18"/>
          <w:szCs w:val="18"/>
        </w:rPr>
        <w:fldChar w:fldCharType="end"/>
      </w:r>
      <w:r>
        <w:rPr>
          <w:bCs/>
          <w:sz w:val="18"/>
          <w:szCs w:val="18"/>
        </w:rPr>
        <w:t>;</w:t>
      </w:r>
    </w:p>
    <w:p w14:paraId="1C5A828D" w14:textId="25EB015C" w:rsidR="008F13FE" w:rsidRPr="00503406" w:rsidRDefault="008F13FE" w:rsidP="008F13FE">
      <w:pPr>
        <w:pStyle w:val="Textoindependiente2"/>
        <w:rPr>
          <w:sz w:val="18"/>
          <w:szCs w:val="18"/>
        </w:rPr>
      </w:pPr>
      <w:r w:rsidRPr="00503406">
        <w:rPr>
          <w:b/>
          <w:sz w:val="18"/>
          <w:szCs w:val="18"/>
        </w:rPr>
        <w:t xml:space="preserve">Confidential Information </w:t>
      </w:r>
      <w:r w:rsidRPr="00503406">
        <w:rPr>
          <w:sz w:val="18"/>
          <w:szCs w:val="18"/>
        </w:rPr>
        <w:t>means all and any information (past</w:t>
      </w:r>
      <w:r w:rsidR="004E5EDA">
        <w:rPr>
          <w:sz w:val="18"/>
          <w:szCs w:val="18"/>
        </w:rPr>
        <w:t>,</w:t>
      </w:r>
      <w:r w:rsidRPr="00503406">
        <w:rPr>
          <w:sz w:val="18"/>
          <w:szCs w:val="18"/>
        </w:rPr>
        <w:t xml:space="preserve"> present or future), business strategies, agreements, plans, materials, plans, formulations, specifications, know-how, concepts, customer information, product development, marketing or sales information, trade secrets, and any business information furnished by the Disclosing Party, its </w:t>
      </w:r>
      <w:r w:rsidR="00C137ED">
        <w:rPr>
          <w:sz w:val="18"/>
          <w:szCs w:val="18"/>
        </w:rPr>
        <w:t>R</w:t>
      </w:r>
      <w:r w:rsidRPr="00503406">
        <w:rPr>
          <w:sz w:val="18"/>
          <w:szCs w:val="18"/>
        </w:rPr>
        <w:t xml:space="preserve">elated </w:t>
      </w:r>
      <w:r w:rsidR="00C137ED">
        <w:rPr>
          <w:sz w:val="18"/>
          <w:szCs w:val="18"/>
        </w:rPr>
        <w:t>B</w:t>
      </w:r>
      <w:r w:rsidRPr="00503406">
        <w:rPr>
          <w:sz w:val="18"/>
          <w:szCs w:val="18"/>
        </w:rPr>
        <w:t xml:space="preserve">odies </w:t>
      </w:r>
      <w:r w:rsidR="00C137ED">
        <w:rPr>
          <w:sz w:val="18"/>
          <w:szCs w:val="18"/>
        </w:rPr>
        <w:t>Co</w:t>
      </w:r>
      <w:r w:rsidRPr="00503406">
        <w:rPr>
          <w:sz w:val="18"/>
          <w:szCs w:val="18"/>
        </w:rPr>
        <w:t xml:space="preserve">rporate or </w:t>
      </w:r>
      <w:r w:rsidR="00C137ED">
        <w:rPr>
          <w:sz w:val="18"/>
          <w:szCs w:val="18"/>
        </w:rPr>
        <w:t>A</w:t>
      </w:r>
      <w:r w:rsidRPr="00503406">
        <w:rPr>
          <w:sz w:val="18"/>
          <w:szCs w:val="18"/>
        </w:rPr>
        <w:t xml:space="preserve">ssociated </w:t>
      </w:r>
      <w:r w:rsidR="00C137ED">
        <w:rPr>
          <w:sz w:val="18"/>
          <w:szCs w:val="18"/>
        </w:rPr>
        <w:t>E</w:t>
      </w:r>
      <w:r w:rsidRPr="00503406">
        <w:rPr>
          <w:sz w:val="18"/>
          <w:szCs w:val="18"/>
        </w:rPr>
        <w:t xml:space="preserve">ntities (as the case may be) to the Receiving Party, in any form or media whatsoever, whether before or after execution of this Deed, either directly or indirectly, concerning any of the Disclosing Party, its </w:t>
      </w:r>
      <w:r w:rsidR="00F8625B">
        <w:rPr>
          <w:sz w:val="18"/>
          <w:szCs w:val="18"/>
        </w:rPr>
        <w:t>R</w:t>
      </w:r>
      <w:r w:rsidRPr="00503406">
        <w:rPr>
          <w:sz w:val="18"/>
          <w:szCs w:val="18"/>
        </w:rPr>
        <w:t xml:space="preserve">elated </w:t>
      </w:r>
      <w:r w:rsidR="00F8625B">
        <w:rPr>
          <w:sz w:val="18"/>
          <w:szCs w:val="18"/>
        </w:rPr>
        <w:t>B</w:t>
      </w:r>
      <w:r w:rsidRPr="00503406">
        <w:rPr>
          <w:sz w:val="18"/>
          <w:szCs w:val="18"/>
        </w:rPr>
        <w:t xml:space="preserve">odies </w:t>
      </w:r>
      <w:r w:rsidR="00F8625B">
        <w:rPr>
          <w:sz w:val="18"/>
          <w:szCs w:val="18"/>
        </w:rPr>
        <w:t>C</w:t>
      </w:r>
      <w:r w:rsidRPr="00503406">
        <w:rPr>
          <w:sz w:val="18"/>
          <w:szCs w:val="18"/>
        </w:rPr>
        <w:t xml:space="preserve">orporate or </w:t>
      </w:r>
      <w:r w:rsidR="00F8625B">
        <w:rPr>
          <w:sz w:val="18"/>
          <w:szCs w:val="18"/>
        </w:rPr>
        <w:t>A</w:t>
      </w:r>
      <w:r w:rsidRPr="00503406">
        <w:rPr>
          <w:sz w:val="18"/>
          <w:szCs w:val="18"/>
        </w:rPr>
        <w:t xml:space="preserve">ssociated </w:t>
      </w:r>
      <w:r w:rsidR="00F8625B">
        <w:rPr>
          <w:sz w:val="18"/>
          <w:szCs w:val="18"/>
        </w:rPr>
        <w:t>E</w:t>
      </w:r>
      <w:r w:rsidRPr="00503406">
        <w:rPr>
          <w:sz w:val="18"/>
          <w:szCs w:val="18"/>
        </w:rPr>
        <w:t>ntities, and includ</w:t>
      </w:r>
      <w:r w:rsidR="00F8625B">
        <w:rPr>
          <w:sz w:val="18"/>
          <w:szCs w:val="18"/>
        </w:rPr>
        <w:t>es</w:t>
      </w:r>
      <w:r w:rsidRPr="00503406">
        <w:rPr>
          <w:sz w:val="18"/>
          <w:szCs w:val="18"/>
        </w:rPr>
        <w:t>:</w:t>
      </w:r>
    </w:p>
    <w:p w14:paraId="574F1A63" w14:textId="77777777" w:rsidR="008F13FE" w:rsidRPr="00503406" w:rsidRDefault="008F13FE" w:rsidP="008F13FE">
      <w:pPr>
        <w:pStyle w:val="Ttulo3"/>
        <w:rPr>
          <w:sz w:val="18"/>
          <w:szCs w:val="20"/>
        </w:rPr>
      </w:pPr>
      <w:r w:rsidRPr="00503406">
        <w:rPr>
          <w:sz w:val="18"/>
          <w:szCs w:val="20"/>
        </w:rPr>
        <w:t>this Deed; and</w:t>
      </w:r>
    </w:p>
    <w:p w14:paraId="10B42687" w14:textId="77777777" w:rsidR="008F13FE" w:rsidRPr="00503406" w:rsidRDefault="008F13FE" w:rsidP="008F13FE">
      <w:pPr>
        <w:pStyle w:val="Ttulo3"/>
        <w:rPr>
          <w:sz w:val="18"/>
          <w:szCs w:val="20"/>
        </w:rPr>
      </w:pPr>
      <w:r w:rsidRPr="00503406">
        <w:rPr>
          <w:sz w:val="18"/>
          <w:szCs w:val="20"/>
        </w:rPr>
        <w:t>the Purpose.</w:t>
      </w:r>
    </w:p>
    <w:p w14:paraId="6A36C55C" w14:textId="77777777" w:rsidR="008F13FE" w:rsidRPr="00503406" w:rsidRDefault="008F13FE" w:rsidP="008F13FE">
      <w:pPr>
        <w:pStyle w:val="Textoindependiente2"/>
        <w:rPr>
          <w:sz w:val="18"/>
          <w:szCs w:val="18"/>
        </w:rPr>
      </w:pPr>
      <w:r w:rsidRPr="00503406">
        <w:rPr>
          <w:sz w:val="18"/>
          <w:szCs w:val="18"/>
        </w:rPr>
        <w:t>Such information is not considered confidential where it is established that it is information which:</w:t>
      </w:r>
    </w:p>
    <w:p w14:paraId="523E3CBA" w14:textId="7AC8172A" w:rsidR="008F13FE" w:rsidRPr="00503406" w:rsidRDefault="008F13FE" w:rsidP="008F13FE">
      <w:pPr>
        <w:pStyle w:val="Ttulo4"/>
        <w:ind w:left="2551"/>
        <w:rPr>
          <w:sz w:val="18"/>
          <w:szCs w:val="18"/>
        </w:rPr>
      </w:pPr>
      <w:r w:rsidRPr="00503406">
        <w:rPr>
          <w:sz w:val="18"/>
          <w:szCs w:val="18"/>
        </w:rPr>
        <w:t>subsequent</w:t>
      </w:r>
      <w:r w:rsidR="00B84E24" w:rsidRPr="00503406">
        <w:rPr>
          <w:sz w:val="18"/>
          <w:szCs w:val="18"/>
        </w:rPr>
        <w:t xml:space="preserve"> </w:t>
      </w:r>
      <w:r w:rsidRPr="00503406">
        <w:rPr>
          <w:sz w:val="18"/>
          <w:szCs w:val="18"/>
        </w:rPr>
        <w:t>to disclosure becomes part of the public domain, except through disclosure by the Receiving Party, directly or indirectly in breach of this Deed; or</w:t>
      </w:r>
    </w:p>
    <w:p w14:paraId="38AC9166" w14:textId="0C44AE9B" w:rsidR="008F13FE" w:rsidRPr="00503406" w:rsidRDefault="008F13FE" w:rsidP="008F13FE">
      <w:pPr>
        <w:pStyle w:val="Ttulo4"/>
        <w:ind w:left="2551"/>
        <w:rPr>
          <w:sz w:val="18"/>
          <w:szCs w:val="18"/>
        </w:rPr>
      </w:pPr>
      <w:r w:rsidRPr="00503406">
        <w:rPr>
          <w:sz w:val="18"/>
          <w:szCs w:val="18"/>
        </w:rPr>
        <w:lastRenderedPageBreak/>
        <w:t xml:space="preserve">information which the Receiving Party can prove was in its possession before the date of this Deed, or was not otherwise acquired from the Disclosing Party, its </w:t>
      </w:r>
      <w:r w:rsidR="00F8625B">
        <w:rPr>
          <w:sz w:val="18"/>
          <w:szCs w:val="18"/>
        </w:rPr>
        <w:t>R</w:t>
      </w:r>
      <w:r w:rsidRPr="00503406">
        <w:rPr>
          <w:sz w:val="18"/>
          <w:szCs w:val="18"/>
        </w:rPr>
        <w:t xml:space="preserve">elated </w:t>
      </w:r>
      <w:r w:rsidR="00F8625B">
        <w:rPr>
          <w:sz w:val="18"/>
          <w:szCs w:val="18"/>
        </w:rPr>
        <w:t>B</w:t>
      </w:r>
      <w:r w:rsidRPr="00503406">
        <w:rPr>
          <w:sz w:val="18"/>
          <w:szCs w:val="18"/>
        </w:rPr>
        <w:t xml:space="preserve">odies </w:t>
      </w:r>
      <w:r w:rsidR="00F8625B">
        <w:rPr>
          <w:sz w:val="18"/>
          <w:szCs w:val="18"/>
        </w:rPr>
        <w:t>C</w:t>
      </w:r>
      <w:r w:rsidRPr="00503406">
        <w:rPr>
          <w:sz w:val="18"/>
          <w:szCs w:val="18"/>
        </w:rPr>
        <w:t xml:space="preserve">orporate or </w:t>
      </w:r>
      <w:r w:rsidR="00F8625B">
        <w:rPr>
          <w:sz w:val="18"/>
          <w:szCs w:val="18"/>
        </w:rPr>
        <w:t>A</w:t>
      </w:r>
      <w:r w:rsidRPr="00503406">
        <w:rPr>
          <w:sz w:val="18"/>
          <w:szCs w:val="18"/>
        </w:rPr>
        <w:t xml:space="preserve">ssociated </w:t>
      </w:r>
      <w:r w:rsidR="00F8625B">
        <w:rPr>
          <w:sz w:val="18"/>
          <w:szCs w:val="18"/>
        </w:rPr>
        <w:t>E</w:t>
      </w:r>
      <w:r w:rsidRPr="00503406">
        <w:rPr>
          <w:sz w:val="18"/>
          <w:szCs w:val="18"/>
        </w:rPr>
        <w:t>ntities (as the case may be), directly or indirectly</w:t>
      </w:r>
      <w:r w:rsidR="00F8625B">
        <w:rPr>
          <w:sz w:val="18"/>
          <w:szCs w:val="18"/>
        </w:rPr>
        <w:t>;</w:t>
      </w:r>
    </w:p>
    <w:p w14:paraId="4F52CA20" w14:textId="58173799" w:rsidR="008F13FE" w:rsidRPr="00503406" w:rsidRDefault="008F13FE" w:rsidP="008F13FE">
      <w:pPr>
        <w:pStyle w:val="Textoindependiente2"/>
        <w:rPr>
          <w:sz w:val="18"/>
          <w:szCs w:val="18"/>
        </w:rPr>
      </w:pPr>
      <w:r w:rsidRPr="00503406">
        <w:rPr>
          <w:b/>
          <w:sz w:val="18"/>
          <w:szCs w:val="18"/>
        </w:rPr>
        <w:t>Corporations Act</w:t>
      </w:r>
      <w:r w:rsidRPr="00503406">
        <w:rPr>
          <w:sz w:val="18"/>
          <w:szCs w:val="18"/>
        </w:rPr>
        <w:t xml:space="preserve"> means the Corporations Act 2001 (Cth)</w:t>
      </w:r>
      <w:r w:rsidR="00F8625B">
        <w:rPr>
          <w:sz w:val="18"/>
          <w:szCs w:val="18"/>
        </w:rPr>
        <w:t>;</w:t>
      </w:r>
    </w:p>
    <w:p w14:paraId="3620FFD2" w14:textId="21470F32" w:rsidR="008F13FE" w:rsidRPr="00503406" w:rsidRDefault="008F13FE" w:rsidP="008F13FE">
      <w:pPr>
        <w:pStyle w:val="Textoindependiente2"/>
        <w:rPr>
          <w:sz w:val="18"/>
          <w:szCs w:val="18"/>
        </w:rPr>
      </w:pPr>
      <w:r w:rsidRPr="00503406">
        <w:rPr>
          <w:b/>
          <w:sz w:val="18"/>
          <w:szCs w:val="18"/>
        </w:rPr>
        <w:t>Deed</w:t>
      </w:r>
      <w:r w:rsidRPr="00503406">
        <w:rPr>
          <w:sz w:val="18"/>
          <w:szCs w:val="18"/>
        </w:rPr>
        <w:t xml:space="preserve"> means this confidentiality deed</w:t>
      </w:r>
      <w:r w:rsidR="00F8625B">
        <w:rPr>
          <w:sz w:val="18"/>
          <w:szCs w:val="18"/>
        </w:rPr>
        <w:t>;</w:t>
      </w:r>
    </w:p>
    <w:p w14:paraId="2B02FF18" w14:textId="75DC9B46" w:rsidR="008F13FE" w:rsidRPr="00503406" w:rsidRDefault="008F13FE" w:rsidP="008F13FE">
      <w:pPr>
        <w:pStyle w:val="Textoindependiente2"/>
        <w:rPr>
          <w:sz w:val="18"/>
          <w:szCs w:val="18"/>
        </w:rPr>
      </w:pPr>
      <w:r w:rsidRPr="00503406">
        <w:rPr>
          <w:b/>
          <w:sz w:val="18"/>
          <w:szCs w:val="18"/>
        </w:rPr>
        <w:t>Disclosing Party</w:t>
      </w:r>
      <w:r w:rsidRPr="00503406">
        <w:rPr>
          <w:sz w:val="18"/>
          <w:szCs w:val="18"/>
        </w:rPr>
        <w:t xml:space="preserve"> means the </w:t>
      </w:r>
      <w:r w:rsidRPr="004744C9">
        <w:rPr>
          <w:b/>
          <w:bCs/>
          <w:sz w:val="18"/>
          <w:szCs w:val="18"/>
        </w:rPr>
        <w:t>Party</w:t>
      </w:r>
      <w:r w:rsidRPr="00503406">
        <w:rPr>
          <w:sz w:val="18"/>
          <w:szCs w:val="18"/>
        </w:rPr>
        <w:t xml:space="preserve"> disclosing the Confidential Information</w:t>
      </w:r>
      <w:r w:rsidR="00F8625B">
        <w:rPr>
          <w:sz w:val="18"/>
          <w:szCs w:val="18"/>
        </w:rPr>
        <w:t>;</w:t>
      </w:r>
    </w:p>
    <w:p w14:paraId="2D011376" w14:textId="4618D96D" w:rsidR="008F13FE" w:rsidRPr="00503406" w:rsidRDefault="008F13FE" w:rsidP="008E1BC7">
      <w:pPr>
        <w:pStyle w:val="Textoindependiente2"/>
        <w:rPr>
          <w:sz w:val="18"/>
          <w:szCs w:val="18"/>
        </w:rPr>
        <w:pPrChange w:id="11" w:author="Daniela Pérez" w:date="2026-04-20T21:24:00Z">
          <w:pPr>
            <w:pStyle w:val="Textoindependiente2"/>
          </w:pPr>
        </w:pPrChange>
      </w:pPr>
      <w:r w:rsidRPr="00503406">
        <w:rPr>
          <w:b/>
          <w:sz w:val="18"/>
          <w:szCs w:val="18"/>
        </w:rPr>
        <w:t>Party</w:t>
      </w:r>
      <w:r w:rsidRPr="00503406">
        <w:rPr>
          <w:sz w:val="18"/>
          <w:szCs w:val="18"/>
        </w:rPr>
        <w:t xml:space="preserve"> means </w:t>
      </w:r>
      <w:r w:rsidR="00C137ED" w:rsidRPr="00C137ED">
        <w:rPr>
          <w:sz w:val="18"/>
          <w:szCs w:val="18"/>
        </w:rPr>
        <w:t>LH</w:t>
      </w:r>
      <w:r w:rsidR="001B6467" w:rsidRPr="00C137ED">
        <w:rPr>
          <w:sz w:val="18"/>
          <w:szCs w:val="18"/>
        </w:rPr>
        <w:t xml:space="preserve"> </w:t>
      </w:r>
      <w:r w:rsidR="004E53B5" w:rsidRPr="00503406">
        <w:rPr>
          <w:sz w:val="18"/>
          <w:szCs w:val="18"/>
        </w:rPr>
        <w:t xml:space="preserve">or </w:t>
      </w:r>
      <w:del w:id="12" w:author="Heath Warman" w:date="2026-04-17T17:36:00Z">
        <w:r w:rsidR="004E5EDA" w:rsidRPr="00CC2F4A" w:rsidDel="00463ACC">
          <w:rPr>
            <w:sz w:val="18"/>
            <w:szCs w:val="18"/>
            <w:highlight w:val="yellow"/>
          </w:rPr>
          <w:delText>Part</w:delText>
        </w:r>
        <w:r w:rsidR="00CC2F4A" w:rsidRPr="00CC2F4A" w:rsidDel="00463ACC">
          <w:rPr>
            <w:sz w:val="18"/>
            <w:szCs w:val="18"/>
            <w:highlight w:val="yellow"/>
          </w:rPr>
          <w:delText>y</w:delText>
        </w:r>
        <w:r w:rsidR="004E5EDA" w:rsidRPr="00CC2F4A" w:rsidDel="00463ACC">
          <w:rPr>
            <w:sz w:val="18"/>
            <w:szCs w:val="18"/>
            <w:highlight w:val="yellow"/>
          </w:rPr>
          <w:delText xml:space="preserve"> 2</w:delText>
        </w:r>
      </w:del>
      <w:ins w:id="13" w:author="Heath Warman" w:date="2026-04-17T17:36:00Z">
        <w:r w:rsidR="00463ACC">
          <w:rPr>
            <w:sz w:val="18"/>
            <w:szCs w:val="18"/>
          </w:rPr>
          <w:t>CMSG</w:t>
        </w:r>
      </w:ins>
      <w:r w:rsidR="00B84E24" w:rsidRPr="00503406">
        <w:rPr>
          <w:sz w:val="18"/>
          <w:szCs w:val="18"/>
        </w:rPr>
        <w:t xml:space="preserve"> </w:t>
      </w:r>
      <w:r w:rsidR="000C6AD4" w:rsidRPr="00503406">
        <w:rPr>
          <w:sz w:val="18"/>
          <w:szCs w:val="18"/>
        </w:rPr>
        <w:t>and</w:t>
      </w:r>
      <w:r w:rsidRPr="00503406">
        <w:rPr>
          <w:sz w:val="18"/>
          <w:szCs w:val="18"/>
        </w:rPr>
        <w:t xml:space="preserve"> </w:t>
      </w:r>
      <w:r w:rsidRPr="000F6F57">
        <w:rPr>
          <w:b/>
          <w:bCs/>
          <w:sz w:val="18"/>
          <w:szCs w:val="18"/>
        </w:rPr>
        <w:t>Parties</w:t>
      </w:r>
      <w:r w:rsidRPr="00503406">
        <w:rPr>
          <w:sz w:val="18"/>
          <w:szCs w:val="18"/>
        </w:rPr>
        <w:t xml:space="preserve"> means </w:t>
      </w:r>
      <w:r w:rsidR="0057396B">
        <w:rPr>
          <w:sz w:val="18"/>
          <w:szCs w:val="18"/>
        </w:rPr>
        <w:t>both</w:t>
      </w:r>
      <w:r w:rsidRPr="00503406">
        <w:rPr>
          <w:sz w:val="18"/>
          <w:szCs w:val="18"/>
        </w:rPr>
        <w:t xml:space="preserve"> of them</w:t>
      </w:r>
      <w:r w:rsidR="00F8625B">
        <w:rPr>
          <w:sz w:val="18"/>
          <w:szCs w:val="18"/>
        </w:rPr>
        <w:t>;</w:t>
      </w:r>
    </w:p>
    <w:p w14:paraId="31985674" w14:textId="59287204" w:rsidR="006B6977" w:rsidRPr="006B6977" w:rsidRDefault="008F13FE" w:rsidP="008E1BC7">
      <w:pPr>
        <w:pStyle w:val="Textoindependiente2"/>
        <w:rPr>
          <w:ins w:id="14" w:author="Daniela Pérez" w:date="2026-04-20T21:23:00Z"/>
          <w:sz w:val="18"/>
          <w:szCs w:val="18"/>
        </w:rPr>
        <w:pPrChange w:id="15" w:author="Daniela Pérez" w:date="2026-04-20T21:24:00Z">
          <w:pPr>
            <w:pStyle w:val="Textoindependiente2"/>
          </w:pPr>
        </w:pPrChange>
      </w:pPr>
      <w:r w:rsidRPr="00503406">
        <w:rPr>
          <w:b/>
          <w:sz w:val="18"/>
          <w:szCs w:val="18"/>
        </w:rPr>
        <w:t>Purpose</w:t>
      </w:r>
      <w:r w:rsidRPr="00503406">
        <w:rPr>
          <w:sz w:val="18"/>
          <w:szCs w:val="18"/>
        </w:rPr>
        <w:t xml:space="preserve"> means </w:t>
      </w:r>
      <w:ins w:id="16" w:author="Daniela Pérez" w:date="2026-04-20T21:23:00Z">
        <w:r w:rsidR="006B6977">
          <w:rPr>
            <w:sz w:val="18"/>
            <w:szCs w:val="18"/>
          </w:rPr>
          <w:t>t</w:t>
        </w:r>
        <w:r w:rsidR="006B6977" w:rsidRPr="006B6977">
          <w:rPr>
            <w:sz w:val="18"/>
            <w:szCs w:val="18"/>
          </w:rPr>
          <w:t>o evaluate the technical and economic feasibility of applying Loop Hydrometallurgy’s Halion Loop™ technology for:</w:t>
        </w:r>
      </w:ins>
    </w:p>
    <w:p w14:paraId="3C397051" w14:textId="77777777" w:rsidR="006B6977" w:rsidRPr="006B6977" w:rsidRDefault="006B6977" w:rsidP="008E1BC7">
      <w:pPr>
        <w:pStyle w:val="Textoindependiente2"/>
        <w:rPr>
          <w:ins w:id="17" w:author="Daniela Pérez" w:date="2026-04-20T21:23:00Z"/>
          <w:sz w:val="18"/>
          <w:szCs w:val="18"/>
        </w:rPr>
        <w:pPrChange w:id="18" w:author="Daniela Pérez" w:date="2026-04-20T21:24:00Z">
          <w:pPr>
            <w:pStyle w:val="Textoindependiente2"/>
          </w:pPr>
        </w:pPrChange>
      </w:pPr>
      <w:ins w:id="19" w:author="Daniela Pérez" w:date="2026-04-20T21:23:00Z">
        <w:r w:rsidRPr="006B6977">
          <w:rPr>
            <w:sz w:val="18"/>
            <w:szCs w:val="18"/>
          </w:rPr>
          <w:t>(a) the hydrometallurgical processing of CMSG’s copper concentrate (~20% Cu grade, ~10% moisture), including the recovery of copper, silver, gold and other contained by-products; and</w:t>
        </w:r>
      </w:ins>
    </w:p>
    <w:p w14:paraId="0296948B" w14:textId="5CEF0A44" w:rsidR="006B6977" w:rsidRPr="006B6977" w:rsidRDefault="006B6977" w:rsidP="008E1BC7">
      <w:pPr>
        <w:pStyle w:val="Textoindependiente2"/>
        <w:rPr>
          <w:ins w:id="20" w:author="Daniela Pérez" w:date="2026-04-20T21:23:00Z"/>
          <w:sz w:val="18"/>
          <w:szCs w:val="18"/>
        </w:rPr>
        <w:pPrChange w:id="21" w:author="Daniela Pérez" w:date="2026-04-20T21:24:00Z">
          <w:pPr>
            <w:pStyle w:val="Textoindependiente2"/>
          </w:pPr>
        </w:pPrChange>
      </w:pPr>
      <w:ins w:id="22" w:author="Daniela Pérez" w:date="2026-04-20T21:23:00Z">
        <w:r w:rsidRPr="006B6977">
          <w:rPr>
            <w:sz w:val="18"/>
            <w:szCs w:val="18"/>
          </w:rPr>
          <w:t xml:space="preserve">(b) the processing of gold-bearing material from the </w:t>
        </w:r>
        <w:proofErr w:type="spellStart"/>
        <w:r w:rsidRPr="006B6977">
          <w:rPr>
            <w:sz w:val="18"/>
            <w:szCs w:val="18"/>
          </w:rPr>
          <w:t>Condoriaco</w:t>
        </w:r>
        <w:proofErr w:type="spellEnd"/>
        <w:r w:rsidRPr="006B6977">
          <w:rPr>
            <w:sz w:val="18"/>
            <w:szCs w:val="18"/>
          </w:rPr>
          <w:t xml:space="preserve"> project (authorised capacity of 5,000 DMT/month, grade 2</w:t>
        </w:r>
        <w:r>
          <w:rPr>
            <w:sz w:val="18"/>
            <w:szCs w:val="18"/>
          </w:rPr>
          <w:t>-</w:t>
        </w:r>
        <w:r w:rsidRPr="006B6977">
          <w:rPr>
            <w:sz w:val="18"/>
            <w:szCs w:val="18"/>
          </w:rPr>
          <w:t>3 g/t Au), as an alternative to conventional cyanidation, including the evaluation of recovery of gold, silver, cobalt and other valuable metals,</w:t>
        </w:r>
      </w:ins>
    </w:p>
    <w:p w14:paraId="2C3BC493" w14:textId="4B23C085" w:rsidR="00234B12" w:rsidRPr="00503406" w:rsidRDefault="006B6977" w:rsidP="008E1BC7">
      <w:pPr>
        <w:pStyle w:val="Textoindependiente2"/>
        <w:rPr>
          <w:sz w:val="18"/>
          <w:szCs w:val="18"/>
        </w:rPr>
        <w:pPrChange w:id="23" w:author="Daniela Pérez" w:date="2026-04-20T21:24:00Z">
          <w:pPr>
            <w:pStyle w:val="Textoindependiente2"/>
          </w:pPr>
        </w:pPrChange>
      </w:pPr>
      <w:ins w:id="24" w:author="Daniela Pérez" w:date="2026-04-20T21:23:00Z">
        <w:r w:rsidRPr="006B6977">
          <w:rPr>
            <w:sz w:val="18"/>
            <w:szCs w:val="18"/>
          </w:rPr>
          <w:t xml:space="preserve">including any related </w:t>
        </w:r>
        <w:proofErr w:type="spellStart"/>
        <w:r w:rsidRPr="006B6977">
          <w:rPr>
            <w:sz w:val="18"/>
            <w:szCs w:val="18"/>
          </w:rPr>
          <w:t>testwork</w:t>
        </w:r>
        <w:proofErr w:type="spellEnd"/>
        <w:r w:rsidRPr="006B6977">
          <w:rPr>
            <w:sz w:val="18"/>
            <w:szCs w:val="18"/>
          </w:rPr>
          <w:t>, scoping studies, and potential commercial arrangements</w:t>
        </w:r>
      </w:ins>
      <w:ins w:id="25" w:author="Daniela Pérez" w:date="2026-04-20T21:24:00Z">
        <w:r w:rsidR="008E1BC7">
          <w:rPr>
            <w:sz w:val="18"/>
            <w:szCs w:val="18"/>
          </w:rPr>
          <w:t xml:space="preserve"> in Chile</w:t>
        </w:r>
      </w:ins>
      <w:ins w:id="26" w:author="Daniela Pérez" w:date="2026-04-20T21:23:00Z">
        <w:r w:rsidRPr="006B6977">
          <w:rPr>
            <w:sz w:val="18"/>
            <w:szCs w:val="18"/>
          </w:rPr>
          <w:t>.</w:t>
        </w:r>
      </w:ins>
      <w:ins w:id="27" w:author="Beatriz Piñones" w:date="2026-04-15T16:06:00Z">
        <w:del w:id="28" w:author="Daniela Pérez" w:date="2026-04-20T21:23:00Z">
          <w:r w:rsidR="002322AB" w:rsidRPr="002322AB" w:rsidDel="006B6977">
            <w:rPr>
              <w:sz w:val="18"/>
              <w:szCs w:val="18"/>
            </w:rPr>
            <w:delText>s[INSERT SPECIFIC DESCRIPTION OF THE PROJECT/TRANSACTION</w:delText>
          </w:r>
        </w:del>
        <w:del w:id="29" w:author="Daniela Pérez" w:date="2026-04-20T21:24:00Z">
          <w:r w:rsidR="002322AB" w:rsidRPr="002322AB" w:rsidDel="008E1BC7">
            <w:rPr>
              <w:sz w:val="18"/>
              <w:szCs w:val="18"/>
            </w:rPr>
            <w:delText>, e.g., evaluation of a potential hydrometallurgical processing agreement for the [NAME] project located in [LOCATION], Chile]</w:delText>
          </w:r>
        </w:del>
      </w:ins>
      <w:del w:id="30" w:author="Beatriz Piñones" w:date="2026-04-15T16:06:00Z">
        <w:r w:rsidR="004F393F" w:rsidDel="002322AB">
          <w:rPr>
            <w:sz w:val="18"/>
            <w:szCs w:val="18"/>
            <w:highlight w:val="yellow"/>
          </w:rPr>
          <w:delText>explore opportunities, develop testwork and scoping studies</w:delText>
        </w:r>
        <w:r w:rsidR="00017288" w:rsidRPr="00017288" w:rsidDel="002322AB">
          <w:rPr>
            <w:sz w:val="18"/>
            <w:szCs w:val="18"/>
            <w:highlight w:val="yellow"/>
          </w:rPr>
          <w:delText>]</w:delText>
        </w:r>
        <w:r w:rsidR="00F8625B" w:rsidDel="002322AB">
          <w:rPr>
            <w:sz w:val="18"/>
            <w:szCs w:val="18"/>
          </w:rPr>
          <w:delText>;</w:delText>
        </w:r>
      </w:del>
    </w:p>
    <w:p w14:paraId="49967836" w14:textId="1446D3E3" w:rsidR="008F13FE" w:rsidRPr="00503406" w:rsidRDefault="008F13FE" w:rsidP="008F13FE">
      <w:pPr>
        <w:pStyle w:val="Textoindependiente2"/>
        <w:rPr>
          <w:sz w:val="18"/>
          <w:szCs w:val="18"/>
        </w:rPr>
      </w:pPr>
      <w:r w:rsidRPr="00503406">
        <w:rPr>
          <w:b/>
          <w:sz w:val="18"/>
          <w:szCs w:val="18"/>
        </w:rPr>
        <w:t>Receiving Party</w:t>
      </w:r>
      <w:r w:rsidRPr="00503406">
        <w:rPr>
          <w:sz w:val="18"/>
          <w:szCs w:val="18"/>
        </w:rPr>
        <w:t xml:space="preserve"> means the Party receiving the Confidential Information</w:t>
      </w:r>
      <w:r w:rsidR="00F8625B">
        <w:rPr>
          <w:sz w:val="18"/>
          <w:szCs w:val="18"/>
        </w:rPr>
        <w:t>;</w:t>
      </w:r>
    </w:p>
    <w:p w14:paraId="2C8E99B8" w14:textId="438A52C1" w:rsidR="008F13FE" w:rsidRPr="00503406" w:rsidRDefault="004D4CB6" w:rsidP="008F13FE">
      <w:pPr>
        <w:pStyle w:val="Textoindependiente2"/>
        <w:rPr>
          <w:sz w:val="18"/>
          <w:szCs w:val="18"/>
        </w:rPr>
      </w:pPr>
      <w:r>
        <w:rPr>
          <w:b/>
          <w:sz w:val="18"/>
          <w:szCs w:val="18"/>
        </w:rPr>
        <w:t>R</w:t>
      </w:r>
      <w:r w:rsidR="008F13FE" w:rsidRPr="00503406">
        <w:rPr>
          <w:b/>
          <w:sz w:val="18"/>
          <w:szCs w:val="18"/>
        </w:rPr>
        <w:t xml:space="preserve">elated </w:t>
      </w:r>
      <w:r>
        <w:rPr>
          <w:b/>
          <w:sz w:val="18"/>
          <w:szCs w:val="18"/>
        </w:rPr>
        <w:t>B</w:t>
      </w:r>
      <w:r w:rsidR="008F13FE" w:rsidRPr="00503406">
        <w:rPr>
          <w:b/>
          <w:sz w:val="18"/>
          <w:szCs w:val="18"/>
        </w:rPr>
        <w:t xml:space="preserve">ody </w:t>
      </w:r>
      <w:r>
        <w:rPr>
          <w:b/>
          <w:sz w:val="18"/>
          <w:szCs w:val="18"/>
        </w:rPr>
        <w:t>C</w:t>
      </w:r>
      <w:r w:rsidR="008F13FE" w:rsidRPr="00503406">
        <w:rPr>
          <w:b/>
          <w:sz w:val="18"/>
          <w:szCs w:val="18"/>
        </w:rPr>
        <w:t>orporate</w:t>
      </w:r>
      <w:r w:rsidR="008F13FE" w:rsidRPr="00503406">
        <w:rPr>
          <w:sz w:val="18"/>
          <w:szCs w:val="18"/>
        </w:rPr>
        <w:t xml:space="preserve"> has the meaning given to it in the Corporations Act</w:t>
      </w:r>
      <w:r w:rsidR="00F8625B">
        <w:rPr>
          <w:sz w:val="18"/>
          <w:szCs w:val="18"/>
        </w:rPr>
        <w:t>; and</w:t>
      </w:r>
    </w:p>
    <w:p w14:paraId="75ABE31C" w14:textId="77777777" w:rsidR="008F13FE" w:rsidRPr="00503406" w:rsidRDefault="008F13FE" w:rsidP="008F13FE">
      <w:pPr>
        <w:pStyle w:val="Textoindependiente2"/>
        <w:rPr>
          <w:sz w:val="18"/>
          <w:szCs w:val="18"/>
        </w:rPr>
      </w:pPr>
      <w:r w:rsidRPr="00503406">
        <w:rPr>
          <w:b/>
          <w:sz w:val="18"/>
          <w:szCs w:val="18"/>
        </w:rPr>
        <w:t>Representatives</w:t>
      </w:r>
      <w:r w:rsidRPr="00503406">
        <w:rPr>
          <w:sz w:val="18"/>
          <w:szCs w:val="18"/>
        </w:rPr>
        <w:t xml:space="preserve"> means:</w:t>
      </w:r>
    </w:p>
    <w:p w14:paraId="5E349D02" w14:textId="77777777" w:rsidR="008F13FE" w:rsidRPr="00503406" w:rsidRDefault="008F13FE" w:rsidP="008F13FE">
      <w:pPr>
        <w:pStyle w:val="Ttulo4"/>
        <w:numPr>
          <w:ilvl w:val="3"/>
          <w:numId w:val="3"/>
        </w:numPr>
        <w:ind w:left="2551"/>
        <w:rPr>
          <w:sz w:val="18"/>
          <w:szCs w:val="18"/>
        </w:rPr>
      </w:pPr>
      <w:r w:rsidRPr="00503406">
        <w:rPr>
          <w:sz w:val="18"/>
          <w:szCs w:val="18"/>
        </w:rPr>
        <w:t>the officers, employees and agents of each Party;</w:t>
      </w:r>
    </w:p>
    <w:p w14:paraId="23784F0A" w14:textId="77777777" w:rsidR="008F13FE" w:rsidRPr="00503406" w:rsidRDefault="008F13FE" w:rsidP="008F13FE">
      <w:pPr>
        <w:pStyle w:val="Ttulo4"/>
        <w:ind w:left="2551"/>
        <w:rPr>
          <w:sz w:val="18"/>
          <w:szCs w:val="18"/>
        </w:rPr>
      </w:pPr>
      <w:r w:rsidRPr="00503406">
        <w:rPr>
          <w:sz w:val="18"/>
          <w:szCs w:val="18"/>
        </w:rPr>
        <w:t>the financial, consultants or other advisors of each Party;</w:t>
      </w:r>
    </w:p>
    <w:p w14:paraId="597CE908" w14:textId="1BD07E74" w:rsidR="008F13FE" w:rsidRPr="00503406" w:rsidRDefault="008F13FE" w:rsidP="008F13FE">
      <w:pPr>
        <w:pStyle w:val="Ttulo4"/>
        <w:ind w:left="2551"/>
        <w:rPr>
          <w:sz w:val="18"/>
          <w:szCs w:val="18"/>
        </w:rPr>
      </w:pPr>
      <w:r w:rsidRPr="00503406">
        <w:rPr>
          <w:sz w:val="18"/>
          <w:szCs w:val="18"/>
        </w:rPr>
        <w:t xml:space="preserve">the </w:t>
      </w:r>
      <w:r w:rsidR="00F8625B">
        <w:rPr>
          <w:sz w:val="18"/>
          <w:szCs w:val="18"/>
        </w:rPr>
        <w:t>R</w:t>
      </w:r>
      <w:r w:rsidRPr="00503406">
        <w:rPr>
          <w:sz w:val="18"/>
          <w:szCs w:val="18"/>
        </w:rPr>
        <w:t xml:space="preserve">elated </w:t>
      </w:r>
      <w:r w:rsidR="00F8625B">
        <w:rPr>
          <w:sz w:val="18"/>
          <w:szCs w:val="18"/>
        </w:rPr>
        <w:t>B</w:t>
      </w:r>
      <w:r w:rsidRPr="00503406">
        <w:rPr>
          <w:sz w:val="18"/>
          <w:szCs w:val="18"/>
        </w:rPr>
        <w:t xml:space="preserve">odies </w:t>
      </w:r>
      <w:r w:rsidR="00F8625B">
        <w:rPr>
          <w:sz w:val="18"/>
          <w:szCs w:val="18"/>
        </w:rPr>
        <w:t>C</w:t>
      </w:r>
      <w:r w:rsidRPr="00503406">
        <w:rPr>
          <w:sz w:val="18"/>
          <w:szCs w:val="18"/>
        </w:rPr>
        <w:t>orporate of each Party; and</w:t>
      </w:r>
    </w:p>
    <w:p w14:paraId="56660698" w14:textId="6EC9AB70" w:rsidR="008F13FE" w:rsidRPr="00F8625B" w:rsidRDefault="008F13FE" w:rsidP="008F13FE">
      <w:pPr>
        <w:pStyle w:val="Ttulo4"/>
        <w:ind w:left="2551"/>
        <w:rPr>
          <w:sz w:val="18"/>
          <w:szCs w:val="18"/>
        </w:rPr>
      </w:pPr>
      <w:r w:rsidRPr="00F8625B">
        <w:rPr>
          <w:sz w:val="18"/>
          <w:szCs w:val="18"/>
        </w:rPr>
        <w:t>the respective officers and employees of those financial or other advisers.</w:t>
      </w:r>
    </w:p>
    <w:p w14:paraId="2317D20F" w14:textId="77777777" w:rsidR="008F13FE" w:rsidRPr="00503406" w:rsidRDefault="008F13FE" w:rsidP="008F13FE">
      <w:pPr>
        <w:pStyle w:val="Ttulo2"/>
        <w:rPr>
          <w:sz w:val="18"/>
          <w:szCs w:val="21"/>
        </w:rPr>
      </w:pPr>
      <w:r w:rsidRPr="00503406">
        <w:rPr>
          <w:sz w:val="18"/>
          <w:szCs w:val="21"/>
        </w:rPr>
        <w:t>Interpretation</w:t>
      </w:r>
    </w:p>
    <w:p w14:paraId="63E23EF2" w14:textId="77777777" w:rsidR="008F13FE" w:rsidRPr="00503406" w:rsidRDefault="008F13FE" w:rsidP="008F13FE">
      <w:pPr>
        <w:pStyle w:val="Textoindependiente2"/>
        <w:rPr>
          <w:sz w:val="18"/>
          <w:szCs w:val="18"/>
        </w:rPr>
      </w:pPr>
      <w:r w:rsidRPr="00503406">
        <w:rPr>
          <w:sz w:val="18"/>
          <w:szCs w:val="18"/>
        </w:rPr>
        <w:t>In this Deed, unless the context otherwise requires:</w:t>
      </w:r>
    </w:p>
    <w:p w14:paraId="7995BE46" w14:textId="77777777" w:rsidR="008F13FE" w:rsidRPr="00503406" w:rsidRDefault="008F13FE" w:rsidP="008F13FE">
      <w:pPr>
        <w:pStyle w:val="Ttulo3"/>
        <w:rPr>
          <w:sz w:val="18"/>
          <w:szCs w:val="20"/>
        </w:rPr>
      </w:pPr>
      <w:r w:rsidRPr="00503406">
        <w:rPr>
          <w:sz w:val="18"/>
          <w:szCs w:val="20"/>
        </w:rPr>
        <w:t>headings to clauses are for convenience only and do not affect interpretation;</w:t>
      </w:r>
    </w:p>
    <w:p w14:paraId="00B18702" w14:textId="7AE72F43" w:rsidR="008F13FE" w:rsidRPr="00503406" w:rsidRDefault="008F13FE" w:rsidP="008F13FE">
      <w:pPr>
        <w:pStyle w:val="Ttulo3"/>
        <w:rPr>
          <w:sz w:val="18"/>
          <w:szCs w:val="20"/>
        </w:rPr>
      </w:pPr>
      <w:r w:rsidRPr="00503406">
        <w:rPr>
          <w:sz w:val="18"/>
          <w:szCs w:val="20"/>
        </w:rPr>
        <w:t xml:space="preserve">any reference to a clause, recital or </w:t>
      </w:r>
      <w:r w:rsidR="00F8625B">
        <w:rPr>
          <w:sz w:val="18"/>
          <w:szCs w:val="20"/>
        </w:rPr>
        <w:t>s</w:t>
      </w:r>
      <w:r w:rsidRPr="00503406">
        <w:rPr>
          <w:sz w:val="18"/>
          <w:szCs w:val="20"/>
        </w:rPr>
        <w:t xml:space="preserve">chedule is a reference to a clause of or recital or </w:t>
      </w:r>
      <w:r w:rsidR="00F8625B">
        <w:rPr>
          <w:sz w:val="18"/>
          <w:szCs w:val="20"/>
        </w:rPr>
        <w:t>s</w:t>
      </w:r>
      <w:r w:rsidRPr="00503406">
        <w:rPr>
          <w:sz w:val="18"/>
          <w:szCs w:val="20"/>
        </w:rPr>
        <w:t xml:space="preserve">chedule to this Deed and any reference to this Deed includes this Deed as amended and its </w:t>
      </w:r>
      <w:r w:rsidR="00F8625B">
        <w:rPr>
          <w:sz w:val="18"/>
          <w:szCs w:val="20"/>
        </w:rPr>
        <w:t>s</w:t>
      </w:r>
      <w:r w:rsidRPr="00503406">
        <w:rPr>
          <w:sz w:val="18"/>
          <w:szCs w:val="20"/>
        </w:rPr>
        <w:t>chedules;</w:t>
      </w:r>
    </w:p>
    <w:p w14:paraId="359509B4" w14:textId="77777777" w:rsidR="008F13FE" w:rsidRPr="00503406" w:rsidRDefault="008F13FE" w:rsidP="008F13FE">
      <w:pPr>
        <w:pStyle w:val="Ttulo3"/>
        <w:rPr>
          <w:sz w:val="18"/>
          <w:szCs w:val="20"/>
        </w:rPr>
      </w:pPr>
      <w:r w:rsidRPr="00503406">
        <w:rPr>
          <w:sz w:val="18"/>
          <w:szCs w:val="20"/>
        </w:rPr>
        <w:t>where an expression is defined, another part of speech or grammatical form of that expression has a corresponding meaning;</w:t>
      </w:r>
    </w:p>
    <w:p w14:paraId="31A21E27" w14:textId="77777777" w:rsidR="008F13FE" w:rsidRPr="00503406" w:rsidRDefault="008F13FE" w:rsidP="008F13FE">
      <w:pPr>
        <w:pStyle w:val="Ttulo3"/>
        <w:rPr>
          <w:sz w:val="18"/>
          <w:szCs w:val="20"/>
        </w:rPr>
      </w:pPr>
      <w:r w:rsidRPr="00503406">
        <w:rPr>
          <w:sz w:val="18"/>
          <w:szCs w:val="20"/>
        </w:rPr>
        <w:t>a covenant or agreement on the part of two or more Parties, binds them severally and jointly;</w:t>
      </w:r>
    </w:p>
    <w:p w14:paraId="336B825B" w14:textId="77777777" w:rsidR="008F13FE" w:rsidRPr="00503406" w:rsidRDefault="008F13FE" w:rsidP="008F13FE">
      <w:pPr>
        <w:pStyle w:val="Ttulo3"/>
        <w:rPr>
          <w:sz w:val="18"/>
          <w:szCs w:val="20"/>
        </w:rPr>
      </w:pPr>
      <w:r w:rsidRPr="00503406">
        <w:rPr>
          <w:sz w:val="18"/>
          <w:szCs w:val="20"/>
        </w:rPr>
        <w:t>the singular includes the plural and vice versa;</w:t>
      </w:r>
    </w:p>
    <w:p w14:paraId="3E749BC6" w14:textId="77777777" w:rsidR="008F13FE" w:rsidRPr="00503406" w:rsidRDefault="008F13FE" w:rsidP="008F13FE">
      <w:pPr>
        <w:pStyle w:val="Ttulo3"/>
        <w:rPr>
          <w:sz w:val="18"/>
          <w:szCs w:val="20"/>
        </w:rPr>
      </w:pPr>
      <w:r w:rsidRPr="00503406">
        <w:rPr>
          <w:sz w:val="18"/>
          <w:szCs w:val="20"/>
        </w:rPr>
        <w:t xml:space="preserve">reference to any gender includes all genders; </w:t>
      </w:r>
    </w:p>
    <w:p w14:paraId="1A88D60C" w14:textId="369D6A40" w:rsidR="008F13FE" w:rsidRDefault="008F13FE" w:rsidP="008F13FE">
      <w:pPr>
        <w:pStyle w:val="Ttulo3"/>
        <w:rPr>
          <w:sz w:val="18"/>
          <w:szCs w:val="20"/>
        </w:rPr>
      </w:pPr>
      <w:r w:rsidRPr="00503406">
        <w:rPr>
          <w:sz w:val="18"/>
          <w:szCs w:val="20"/>
        </w:rPr>
        <w:t xml:space="preserve">the word “include” or “including” or cognate words and expressions are to be construed without limitation; </w:t>
      </w:r>
    </w:p>
    <w:p w14:paraId="7530D286" w14:textId="0E17E1D4" w:rsidR="00C137ED" w:rsidRPr="00503406" w:rsidRDefault="00C137ED" w:rsidP="008F13FE">
      <w:pPr>
        <w:pStyle w:val="Ttulo3"/>
        <w:rPr>
          <w:sz w:val="18"/>
          <w:szCs w:val="20"/>
        </w:rPr>
      </w:pPr>
      <w:r>
        <w:rPr>
          <w:sz w:val="18"/>
          <w:szCs w:val="20"/>
        </w:rPr>
        <w:t>any reference to a Party includes its successors and permitted assigns;</w:t>
      </w:r>
    </w:p>
    <w:p w14:paraId="1FB2AC43" w14:textId="77777777" w:rsidR="00C137ED" w:rsidRDefault="008F13FE" w:rsidP="008F13FE">
      <w:pPr>
        <w:pStyle w:val="Ttulo3"/>
        <w:rPr>
          <w:sz w:val="18"/>
          <w:szCs w:val="20"/>
        </w:rPr>
      </w:pPr>
      <w:r w:rsidRPr="00503406">
        <w:rPr>
          <w:sz w:val="18"/>
          <w:szCs w:val="20"/>
        </w:rPr>
        <w:lastRenderedPageBreak/>
        <w:t>any reference to a person includes a corporation or trust</w:t>
      </w:r>
      <w:r w:rsidR="00C137ED">
        <w:rPr>
          <w:sz w:val="18"/>
          <w:szCs w:val="20"/>
        </w:rPr>
        <w:t>; and</w:t>
      </w:r>
    </w:p>
    <w:p w14:paraId="0E88390B" w14:textId="742B7897" w:rsidR="008F13FE" w:rsidRPr="00503406" w:rsidRDefault="00C137ED" w:rsidP="008F13FE">
      <w:pPr>
        <w:pStyle w:val="Ttulo3"/>
        <w:rPr>
          <w:sz w:val="18"/>
          <w:szCs w:val="20"/>
        </w:rPr>
      </w:pPr>
      <w:r>
        <w:rPr>
          <w:sz w:val="18"/>
          <w:szCs w:val="20"/>
        </w:rPr>
        <w:t>this Deed shall not be construed adversely against a Party on the basis that they were responsible for drafting this Deed and the rule of contra proferentem is explicitly excluded</w:t>
      </w:r>
      <w:r w:rsidR="008F13FE" w:rsidRPr="00503406">
        <w:rPr>
          <w:sz w:val="18"/>
          <w:szCs w:val="20"/>
        </w:rPr>
        <w:t>.</w:t>
      </w:r>
    </w:p>
    <w:p w14:paraId="1B0114B2" w14:textId="77777777" w:rsidR="008F13FE" w:rsidRPr="00503406" w:rsidRDefault="008F13FE" w:rsidP="008F13FE">
      <w:pPr>
        <w:pStyle w:val="Ttulo1"/>
        <w:rPr>
          <w:sz w:val="16"/>
          <w:szCs w:val="22"/>
        </w:rPr>
      </w:pPr>
      <w:r w:rsidRPr="00503406">
        <w:rPr>
          <w:sz w:val="16"/>
          <w:szCs w:val="22"/>
        </w:rPr>
        <w:t>confidentiality</w:t>
      </w:r>
    </w:p>
    <w:p w14:paraId="13839EE6" w14:textId="77777777" w:rsidR="008F13FE" w:rsidRPr="00503406" w:rsidRDefault="008F13FE" w:rsidP="008F13FE">
      <w:pPr>
        <w:pStyle w:val="Ttulo2"/>
        <w:rPr>
          <w:sz w:val="18"/>
          <w:szCs w:val="21"/>
        </w:rPr>
      </w:pPr>
      <w:r w:rsidRPr="00503406">
        <w:rPr>
          <w:sz w:val="18"/>
          <w:szCs w:val="21"/>
        </w:rPr>
        <w:t xml:space="preserve">Covenants </w:t>
      </w:r>
    </w:p>
    <w:p w14:paraId="3B7393CE" w14:textId="77777777" w:rsidR="008F13FE" w:rsidRPr="00503406" w:rsidRDefault="008F13FE" w:rsidP="008F13FE">
      <w:pPr>
        <w:pStyle w:val="Textoindependiente2"/>
        <w:rPr>
          <w:sz w:val="18"/>
          <w:szCs w:val="18"/>
        </w:rPr>
      </w:pPr>
      <w:r w:rsidRPr="00503406">
        <w:rPr>
          <w:sz w:val="18"/>
          <w:szCs w:val="18"/>
        </w:rPr>
        <w:t>In consideration of the Disclosing Party disclosing the Confidential Information to the Receiving Party for the Purpose, the Receiving Party agrees and covenants that it must:</w:t>
      </w:r>
    </w:p>
    <w:p w14:paraId="5BFA0CCB" w14:textId="77777777" w:rsidR="008F13FE" w:rsidRPr="00503406" w:rsidRDefault="008F13FE" w:rsidP="008F13FE">
      <w:pPr>
        <w:pStyle w:val="Ttulo3"/>
        <w:rPr>
          <w:sz w:val="18"/>
          <w:szCs w:val="20"/>
        </w:rPr>
      </w:pPr>
      <w:r w:rsidRPr="00503406">
        <w:rPr>
          <w:sz w:val="18"/>
          <w:szCs w:val="20"/>
        </w:rPr>
        <w:t xml:space="preserve">keep the Confidential Information confidential; </w:t>
      </w:r>
    </w:p>
    <w:p w14:paraId="22C9A21D" w14:textId="094ADEB2" w:rsidR="008F13FE" w:rsidRPr="00503406" w:rsidRDefault="18179E2F" w:rsidP="008F13FE">
      <w:pPr>
        <w:pStyle w:val="Ttulo3"/>
        <w:rPr>
          <w:sz w:val="18"/>
          <w:szCs w:val="18"/>
        </w:rPr>
      </w:pPr>
      <w:r w:rsidRPr="58BFB862">
        <w:rPr>
          <w:sz w:val="18"/>
          <w:szCs w:val="18"/>
        </w:rPr>
        <w:t>other than for the Purpose, not:</w:t>
      </w:r>
    </w:p>
    <w:p w14:paraId="2C5CE843" w14:textId="77777777" w:rsidR="008F13FE" w:rsidRPr="00503406" w:rsidRDefault="008F13FE" w:rsidP="008F13FE">
      <w:pPr>
        <w:pStyle w:val="Ttulo4"/>
        <w:rPr>
          <w:sz w:val="18"/>
          <w:szCs w:val="18"/>
        </w:rPr>
      </w:pPr>
      <w:r w:rsidRPr="00503406">
        <w:rPr>
          <w:sz w:val="18"/>
          <w:szCs w:val="18"/>
        </w:rPr>
        <w:t xml:space="preserve">use the Confidential Information for any purpose; </w:t>
      </w:r>
    </w:p>
    <w:p w14:paraId="03470EE3" w14:textId="77777777" w:rsidR="008F13FE" w:rsidRPr="00503406" w:rsidRDefault="008F13FE" w:rsidP="008F13FE">
      <w:pPr>
        <w:pStyle w:val="Ttulo4"/>
        <w:rPr>
          <w:sz w:val="18"/>
          <w:szCs w:val="18"/>
        </w:rPr>
      </w:pPr>
      <w:r w:rsidRPr="00503406">
        <w:rPr>
          <w:sz w:val="18"/>
          <w:szCs w:val="18"/>
        </w:rPr>
        <w:t>use, cause or permit the Confidential Information, or any part of it, to be used for its benefit or for the benefit of any person; or</w:t>
      </w:r>
    </w:p>
    <w:p w14:paraId="5812C4F3" w14:textId="53E2779C" w:rsidR="008F13FE" w:rsidRPr="00503406" w:rsidRDefault="008F13FE" w:rsidP="008F13FE">
      <w:pPr>
        <w:pStyle w:val="Ttulo4"/>
        <w:rPr>
          <w:sz w:val="18"/>
          <w:szCs w:val="18"/>
        </w:rPr>
      </w:pPr>
      <w:r w:rsidRPr="00503406">
        <w:rPr>
          <w:sz w:val="18"/>
          <w:szCs w:val="18"/>
        </w:rPr>
        <w:t>cause or permit to be made any notes or memoranda relating to the Confidential Information or any part of it</w:t>
      </w:r>
      <w:r w:rsidR="00F8625B">
        <w:rPr>
          <w:sz w:val="18"/>
          <w:szCs w:val="18"/>
        </w:rPr>
        <w:t>;</w:t>
      </w:r>
    </w:p>
    <w:p w14:paraId="78AF0C83" w14:textId="326173CD" w:rsidR="008F13FE" w:rsidRPr="00503406" w:rsidRDefault="18179E2F" w:rsidP="008F13FE">
      <w:pPr>
        <w:pStyle w:val="Ttulo3"/>
        <w:rPr>
          <w:sz w:val="18"/>
          <w:szCs w:val="18"/>
        </w:rPr>
      </w:pPr>
      <w:r w:rsidRPr="58BFB862">
        <w:rPr>
          <w:sz w:val="18"/>
          <w:szCs w:val="18"/>
        </w:rPr>
        <w:t>not disclose, make available, or reveal or put into the possession or control of any person (or cause or allow any of these to occur), the Confidential Information, or any opinion regarding the Confidential Information, without the prior written consent of the Disclosing Party and subject to any requirements the Disclosing Party may have</w:t>
      </w:r>
      <w:r w:rsidR="00F8625B">
        <w:rPr>
          <w:sz w:val="18"/>
          <w:szCs w:val="18"/>
        </w:rPr>
        <w:t>;</w:t>
      </w:r>
    </w:p>
    <w:p w14:paraId="65646A98" w14:textId="4BAAC9DA" w:rsidR="008F13FE" w:rsidRPr="00503406" w:rsidRDefault="00F8625B" w:rsidP="008F13FE">
      <w:pPr>
        <w:pStyle w:val="Ttulo3"/>
        <w:rPr>
          <w:sz w:val="18"/>
          <w:szCs w:val="18"/>
        </w:rPr>
      </w:pPr>
      <w:r>
        <w:rPr>
          <w:sz w:val="18"/>
          <w:szCs w:val="18"/>
        </w:rPr>
        <w:t xml:space="preserve">not, </w:t>
      </w:r>
      <w:r w:rsidR="18179E2F" w:rsidRPr="58BFB862">
        <w:rPr>
          <w:sz w:val="18"/>
          <w:szCs w:val="18"/>
        </w:rPr>
        <w:t>without the prior written consent of the Disclosing Party:</w:t>
      </w:r>
    </w:p>
    <w:p w14:paraId="15D19EAF" w14:textId="77777777" w:rsidR="008F13FE" w:rsidRPr="00503406" w:rsidRDefault="008F13FE" w:rsidP="008F13FE">
      <w:pPr>
        <w:pStyle w:val="Ttulo4"/>
        <w:rPr>
          <w:sz w:val="18"/>
          <w:szCs w:val="18"/>
        </w:rPr>
      </w:pPr>
      <w:r w:rsidRPr="00503406">
        <w:rPr>
          <w:sz w:val="18"/>
          <w:szCs w:val="18"/>
        </w:rPr>
        <w:t xml:space="preserve">disclose the content of any discussions in relation to the subject matter of this Deed or the fact that it has received the Confidential Information; or </w:t>
      </w:r>
    </w:p>
    <w:p w14:paraId="25C158AC" w14:textId="24363B3D" w:rsidR="008F13FE" w:rsidRPr="00503406" w:rsidRDefault="008F13FE" w:rsidP="008F13FE">
      <w:pPr>
        <w:pStyle w:val="Ttulo4"/>
        <w:rPr>
          <w:sz w:val="18"/>
          <w:szCs w:val="18"/>
        </w:rPr>
      </w:pPr>
      <w:r w:rsidRPr="00503406">
        <w:rPr>
          <w:sz w:val="18"/>
          <w:szCs w:val="18"/>
        </w:rPr>
        <w:t xml:space="preserve">discuss or attempt to discuss any matter in connection with the Confidential Information or the business of the Disclosing Party, its </w:t>
      </w:r>
      <w:r w:rsidR="00C137ED">
        <w:rPr>
          <w:sz w:val="18"/>
          <w:szCs w:val="18"/>
        </w:rPr>
        <w:t>R</w:t>
      </w:r>
      <w:r w:rsidRPr="00503406">
        <w:rPr>
          <w:sz w:val="18"/>
          <w:szCs w:val="18"/>
        </w:rPr>
        <w:t xml:space="preserve">elated </w:t>
      </w:r>
      <w:r w:rsidR="00C137ED">
        <w:rPr>
          <w:sz w:val="18"/>
          <w:szCs w:val="18"/>
        </w:rPr>
        <w:t>B</w:t>
      </w:r>
      <w:r w:rsidRPr="00503406">
        <w:rPr>
          <w:sz w:val="18"/>
          <w:szCs w:val="18"/>
        </w:rPr>
        <w:t xml:space="preserve">odies </w:t>
      </w:r>
      <w:r w:rsidR="00C137ED">
        <w:rPr>
          <w:sz w:val="18"/>
          <w:szCs w:val="18"/>
        </w:rPr>
        <w:t>C</w:t>
      </w:r>
      <w:r w:rsidRPr="00503406">
        <w:rPr>
          <w:sz w:val="18"/>
          <w:szCs w:val="18"/>
        </w:rPr>
        <w:t xml:space="preserve">orporate or </w:t>
      </w:r>
      <w:r w:rsidR="00C137ED">
        <w:rPr>
          <w:sz w:val="18"/>
          <w:szCs w:val="18"/>
        </w:rPr>
        <w:t>A</w:t>
      </w:r>
      <w:r w:rsidRPr="00503406">
        <w:rPr>
          <w:sz w:val="18"/>
          <w:szCs w:val="18"/>
        </w:rPr>
        <w:t xml:space="preserve">ssociated </w:t>
      </w:r>
      <w:r w:rsidR="00C137ED">
        <w:rPr>
          <w:sz w:val="18"/>
          <w:szCs w:val="18"/>
        </w:rPr>
        <w:t>E</w:t>
      </w:r>
      <w:r w:rsidRPr="00503406">
        <w:rPr>
          <w:sz w:val="18"/>
          <w:szCs w:val="18"/>
        </w:rPr>
        <w:t xml:space="preserve">ntities; </w:t>
      </w:r>
    </w:p>
    <w:p w14:paraId="3B4360E2" w14:textId="46123ED2" w:rsidR="008F13FE" w:rsidRPr="00503406" w:rsidRDefault="002322AB" w:rsidP="008F13FE">
      <w:pPr>
        <w:pStyle w:val="Ttulo4"/>
        <w:rPr>
          <w:sz w:val="18"/>
          <w:szCs w:val="18"/>
        </w:rPr>
      </w:pPr>
      <w:r w:rsidRPr="002322AB">
        <w:rPr>
          <w:sz w:val="18"/>
          <w:szCs w:val="20"/>
        </w:rPr>
        <w:t>take all reasonable steps</w:t>
      </w:r>
      <w:r>
        <w:rPr>
          <w:sz w:val="18"/>
          <w:szCs w:val="20"/>
        </w:rPr>
        <w:t xml:space="preserve">: </w:t>
      </w:r>
      <w:r w:rsidRPr="002322AB">
        <w:rPr>
          <w:sz w:val="18"/>
          <w:szCs w:val="18"/>
        </w:rPr>
        <w:t>maintain adequate security measures for and safe keeping of</w:t>
      </w:r>
      <w:r>
        <w:rPr>
          <w:sz w:val="18"/>
          <w:szCs w:val="18"/>
        </w:rPr>
        <w:t xml:space="preserve"> </w:t>
      </w:r>
      <w:r w:rsidR="008F13FE" w:rsidRPr="00503406">
        <w:rPr>
          <w:sz w:val="18"/>
          <w:szCs w:val="18"/>
        </w:rPr>
        <w:t>all the Confidential Information; and</w:t>
      </w:r>
    </w:p>
    <w:p w14:paraId="22E88210" w14:textId="53E25386" w:rsidR="008F13FE" w:rsidRDefault="008F13FE" w:rsidP="008F13FE">
      <w:pPr>
        <w:pStyle w:val="Ttulo4"/>
        <w:rPr>
          <w:sz w:val="18"/>
          <w:szCs w:val="18"/>
        </w:rPr>
      </w:pPr>
      <w:r w:rsidRPr="00503406">
        <w:rPr>
          <w:sz w:val="18"/>
          <w:szCs w:val="18"/>
        </w:rPr>
        <w:t>prevent the Confidential Information from being published, disclosed, reproduced or retained except as expressly authorised by this Deed</w:t>
      </w:r>
      <w:r w:rsidR="00F8625B">
        <w:rPr>
          <w:sz w:val="18"/>
          <w:szCs w:val="18"/>
        </w:rPr>
        <w:t>; and</w:t>
      </w:r>
    </w:p>
    <w:p w14:paraId="5C885C45" w14:textId="7E09D7A8" w:rsidR="6F290BFA" w:rsidRDefault="6F290BFA" w:rsidP="58BFB862">
      <w:pPr>
        <w:pStyle w:val="Ttulo3"/>
        <w:rPr>
          <w:sz w:val="18"/>
          <w:szCs w:val="18"/>
        </w:rPr>
      </w:pPr>
      <w:r w:rsidRPr="58BFB862">
        <w:rPr>
          <w:sz w:val="18"/>
          <w:szCs w:val="18"/>
        </w:rPr>
        <w:t>adhere to its obligations under this Deed for a period of</w:t>
      </w:r>
      <w:r w:rsidR="00AA0E4E">
        <w:rPr>
          <w:sz w:val="18"/>
          <w:szCs w:val="18"/>
        </w:rPr>
        <w:t xml:space="preserve"> </w:t>
      </w:r>
      <w:r w:rsidR="002322AB" w:rsidRPr="002322AB">
        <w:rPr>
          <w:sz w:val="18"/>
          <w:szCs w:val="18"/>
        </w:rPr>
        <w:t>3 years, or 2 years from the date on which discussions or negotiations between the Parties regarding the Purpose are terminated, whichever period expires first,</w:t>
      </w:r>
      <w:r w:rsidR="002322AB">
        <w:rPr>
          <w:sz w:val="18"/>
          <w:szCs w:val="18"/>
        </w:rPr>
        <w:t xml:space="preserve"> </w:t>
      </w:r>
      <w:r w:rsidRPr="58BFB862">
        <w:rPr>
          <w:sz w:val="18"/>
          <w:szCs w:val="18"/>
        </w:rPr>
        <w:t>after the date of this Deed.</w:t>
      </w:r>
    </w:p>
    <w:p w14:paraId="057CA871" w14:textId="35B305D9" w:rsidR="7C0810B0" w:rsidRDefault="7C0810B0" w:rsidP="58BFB862">
      <w:pPr>
        <w:pStyle w:val="Ttulo2"/>
        <w:rPr>
          <w:sz w:val="18"/>
          <w:szCs w:val="18"/>
        </w:rPr>
      </w:pPr>
      <w:bookmarkStart w:id="31" w:name="_Ref175822435"/>
      <w:r w:rsidRPr="58BFB862">
        <w:rPr>
          <w:sz w:val="18"/>
          <w:szCs w:val="18"/>
        </w:rPr>
        <w:t>Permitted disclosures</w:t>
      </w:r>
      <w:bookmarkEnd w:id="31"/>
    </w:p>
    <w:p w14:paraId="0503795E" w14:textId="4354A0FD" w:rsidR="2B6077A1" w:rsidRDefault="2B6077A1" w:rsidP="00CD6AF9">
      <w:pPr>
        <w:pStyle w:val="Textoindependiente2"/>
        <w:rPr>
          <w:sz w:val="18"/>
          <w:szCs w:val="18"/>
        </w:rPr>
      </w:pPr>
      <w:r w:rsidRPr="58BFB862">
        <w:rPr>
          <w:sz w:val="18"/>
          <w:szCs w:val="18"/>
        </w:rPr>
        <w:t xml:space="preserve">The </w:t>
      </w:r>
      <w:r w:rsidR="00CD6AF9">
        <w:rPr>
          <w:sz w:val="18"/>
          <w:szCs w:val="18"/>
        </w:rPr>
        <w:t>Receiving Party</w:t>
      </w:r>
      <w:r w:rsidRPr="58BFB862">
        <w:rPr>
          <w:sz w:val="18"/>
          <w:szCs w:val="18"/>
        </w:rPr>
        <w:t xml:space="preserve"> may disclose Confidential Information in </w:t>
      </w:r>
      <w:r w:rsidR="7BC6DFF0" w:rsidRPr="58BFB862">
        <w:rPr>
          <w:sz w:val="18"/>
          <w:szCs w:val="18"/>
        </w:rPr>
        <w:t xml:space="preserve">the following limited </w:t>
      </w:r>
      <w:r w:rsidRPr="58BFB862">
        <w:rPr>
          <w:sz w:val="18"/>
          <w:szCs w:val="18"/>
        </w:rPr>
        <w:t>circumstances</w:t>
      </w:r>
      <w:r w:rsidR="1C902D14" w:rsidRPr="58BFB862">
        <w:rPr>
          <w:sz w:val="18"/>
          <w:szCs w:val="18"/>
        </w:rPr>
        <w:t xml:space="preserve"> without breaching the obligations contained within this Deed:</w:t>
      </w:r>
      <w:r w:rsidRPr="58BFB862">
        <w:rPr>
          <w:sz w:val="18"/>
          <w:szCs w:val="18"/>
        </w:rPr>
        <w:t xml:space="preserve"> </w:t>
      </w:r>
    </w:p>
    <w:p w14:paraId="41893748" w14:textId="6FED3D56" w:rsidR="2B6077A1" w:rsidRPr="00CD6AF9" w:rsidRDefault="2B6077A1" w:rsidP="00CD6AF9">
      <w:pPr>
        <w:pStyle w:val="Ttulo3"/>
        <w:rPr>
          <w:sz w:val="18"/>
          <w:szCs w:val="20"/>
        </w:rPr>
      </w:pPr>
      <w:bookmarkStart w:id="32" w:name="_Ref175822437"/>
      <w:r w:rsidRPr="00CD6AF9">
        <w:rPr>
          <w:sz w:val="18"/>
          <w:szCs w:val="20"/>
        </w:rPr>
        <w:t>to any Representatives</w:t>
      </w:r>
      <w:r w:rsidR="14DE49A1" w:rsidRPr="00CD6AF9">
        <w:rPr>
          <w:sz w:val="18"/>
          <w:szCs w:val="20"/>
        </w:rPr>
        <w:t xml:space="preserve"> who require the information to give effect to the Purpose and </w:t>
      </w:r>
      <w:r w:rsidRPr="00CD6AF9">
        <w:rPr>
          <w:sz w:val="18"/>
          <w:szCs w:val="20"/>
        </w:rPr>
        <w:t>who have, before gaining access to the Confidential Information, agreed to be bound by all of the obligations to which the Receiving Party is subject under this Deed as if they had personally executed this Deed (</w:t>
      </w:r>
      <w:r w:rsidRPr="007C316D">
        <w:rPr>
          <w:b/>
          <w:bCs/>
          <w:sz w:val="18"/>
          <w:szCs w:val="20"/>
        </w:rPr>
        <w:t>Authorised Recipients</w:t>
      </w:r>
      <w:r w:rsidRPr="00CD6AF9">
        <w:rPr>
          <w:sz w:val="18"/>
          <w:szCs w:val="20"/>
        </w:rPr>
        <w:t>);</w:t>
      </w:r>
      <w:r w:rsidR="3A5B7AB1" w:rsidRPr="00CD6AF9">
        <w:rPr>
          <w:sz w:val="18"/>
          <w:szCs w:val="20"/>
        </w:rPr>
        <w:t xml:space="preserve"> and</w:t>
      </w:r>
      <w:bookmarkEnd w:id="32"/>
    </w:p>
    <w:p w14:paraId="23D837AD" w14:textId="0FA77FC8" w:rsidR="64AD59D3" w:rsidRDefault="00844699" w:rsidP="00CD6AF9">
      <w:pPr>
        <w:pStyle w:val="Ttulo3"/>
        <w:rPr>
          <w:sz w:val="18"/>
          <w:szCs w:val="18"/>
        </w:rPr>
      </w:pPr>
      <w:r>
        <w:rPr>
          <w:sz w:val="18"/>
          <w:szCs w:val="20"/>
        </w:rPr>
        <w:t>t</w:t>
      </w:r>
      <w:r w:rsidR="64AD59D3" w:rsidRPr="00CD6AF9">
        <w:rPr>
          <w:sz w:val="18"/>
          <w:szCs w:val="20"/>
        </w:rPr>
        <w:t xml:space="preserve">o any other party for the </w:t>
      </w:r>
      <w:r w:rsidR="007C316D">
        <w:rPr>
          <w:sz w:val="18"/>
          <w:szCs w:val="20"/>
        </w:rPr>
        <w:t>P</w:t>
      </w:r>
      <w:r w:rsidR="64AD59D3" w:rsidRPr="00CD6AF9">
        <w:rPr>
          <w:sz w:val="18"/>
          <w:szCs w:val="20"/>
        </w:rPr>
        <w:t>urpose with the prior written consent of the Disclosing Party</w:t>
      </w:r>
      <w:r w:rsidR="4877DB07" w:rsidRPr="58BFB862">
        <w:rPr>
          <w:sz w:val="18"/>
          <w:szCs w:val="18"/>
        </w:rPr>
        <w:t>.</w:t>
      </w:r>
    </w:p>
    <w:p w14:paraId="530E1ABA" w14:textId="01273A2B" w:rsidR="58BFB862" w:rsidRDefault="00CD6AF9" w:rsidP="00CD6AF9">
      <w:pPr>
        <w:pStyle w:val="Ttulo2"/>
        <w:rPr>
          <w:sz w:val="18"/>
          <w:szCs w:val="18"/>
        </w:rPr>
      </w:pPr>
      <w:bookmarkStart w:id="33" w:name="_Ref175820143"/>
      <w:r>
        <w:rPr>
          <w:sz w:val="18"/>
          <w:szCs w:val="18"/>
        </w:rPr>
        <w:lastRenderedPageBreak/>
        <w:t>Mandatory Disclosures</w:t>
      </w:r>
      <w:bookmarkEnd w:id="33"/>
    </w:p>
    <w:p w14:paraId="00C2AA43" w14:textId="5B5C91FD" w:rsidR="00CD6AF9" w:rsidRPr="00CD6AF9" w:rsidRDefault="00CD6AF9" w:rsidP="00CD6AF9">
      <w:pPr>
        <w:pStyle w:val="Ttulo3"/>
        <w:rPr>
          <w:sz w:val="18"/>
          <w:szCs w:val="20"/>
        </w:rPr>
      </w:pPr>
      <w:bookmarkStart w:id="34" w:name="_Ref175820145"/>
      <w:r w:rsidRPr="00CD6AF9">
        <w:rPr>
          <w:sz w:val="18"/>
          <w:szCs w:val="20"/>
        </w:rPr>
        <w:t xml:space="preserve">A </w:t>
      </w:r>
      <w:r>
        <w:rPr>
          <w:sz w:val="18"/>
          <w:szCs w:val="20"/>
        </w:rPr>
        <w:t>P</w:t>
      </w:r>
      <w:r w:rsidRPr="00CD6AF9">
        <w:rPr>
          <w:sz w:val="18"/>
          <w:szCs w:val="20"/>
        </w:rPr>
        <w:t xml:space="preserve">arty may disclose </w:t>
      </w:r>
      <w:r w:rsidR="007C316D">
        <w:rPr>
          <w:sz w:val="18"/>
          <w:szCs w:val="20"/>
        </w:rPr>
        <w:t xml:space="preserve">Confidential </w:t>
      </w:r>
      <w:r w:rsidRPr="00CD6AF9">
        <w:rPr>
          <w:sz w:val="18"/>
          <w:szCs w:val="20"/>
        </w:rPr>
        <w:t>Information to the minimum extent required by:</w:t>
      </w:r>
      <w:bookmarkEnd w:id="34"/>
    </w:p>
    <w:p w14:paraId="470A80F0" w14:textId="16857F31" w:rsidR="00CD6AF9" w:rsidRPr="00CD6AF9" w:rsidRDefault="00CD6AF9" w:rsidP="00CD6AF9">
      <w:pPr>
        <w:pStyle w:val="Ttulo4"/>
        <w:rPr>
          <w:sz w:val="18"/>
          <w:szCs w:val="18"/>
        </w:rPr>
      </w:pPr>
      <w:r w:rsidRPr="00CD6AF9">
        <w:rPr>
          <w:sz w:val="18"/>
          <w:szCs w:val="18"/>
        </w:rPr>
        <w:t>an order of any court of competent jurisdiction or any regulatory, judicial, governmental or similar body or any taxation authority of competent jurisdiction;</w:t>
      </w:r>
    </w:p>
    <w:p w14:paraId="790164A8" w14:textId="1A6D3C4A" w:rsidR="00CD6AF9" w:rsidRPr="00CD6AF9" w:rsidRDefault="00CD6AF9" w:rsidP="00CD6AF9">
      <w:pPr>
        <w:pStyle w:val="Ttulo4"/>
        <w:rPr>
          <w:sz w:val="18"/>
          <w:szCs w:val="18"/>
        </w:rPr>
      </w:pPr>
      <w:r w:rsidRPr="00CD6AF9">
        <w:rPr>
          <w:sz w:val="18"/>
          <w:szCs w:val="18"/>
        </w:rPr>
        <w:t>the rules of any applicable listing authority or stock exchange; or</w:t>
      </w:r>
    </w:p>
    <w:p w14:paraId="457F74CC" w14:textId="6BAEB347" w:rsidR="00CD6AF9" w:rsidRPr="00CD6AF9" w:rsidRDefault="00CD6AF9" w:rsidP="00CD6AF9">
      <w:pPr>
        <w:pStyle w:val="Ttulo4"/>
        <w:rPr>
          <w:sz w:val="18"/>
          <w:szCs w:val="18"/>
        </w:rPr>
      </w:pPr>
      <w:r w:rsidRPr="00CD6AF9">
        <w:rPr>
          <w:sz w:val="18"/>
          <w:szCs w:val="18"/>
        </w:rPr>
        <w:t>any applicable laws or regulations.</w:t>
      </w:r>
    </w:p>
    <w:p w14:paraId="15684D36" w14:textId="0365914A" w:rsidR="58BFB862" w:rsidRPr="00CD6AF9" w:rsidRDefault="00CD6AF9" w:rsidP="00CD6AF9">
      <w:pPr>
        <w:pStyle w:val="Ttulo3"/>
        <w:rPr>
          <w:sz w:val="18"/>
          <w:szCs w:val="20"/>
        </w:rPr>
      </w:pPr>
      <w:r w:rsidRPr="00CD6AF9">
        <w:rPr>
          <w:sz w:val="18"/>
          <w:szCs w:val="20"/>
        </w:rPr>
        <w:t>The Re</w:t>
      </w:r>
      <w:r>
        <w:rPr>
          <w:sz w:val="18"/>
          <w:szCs w:val="20"/>
        </w:rPr>
        <w:t>ceiving Party</w:t>
      </w:r>
      <w:r w:rsidRPr="00CD6AF9">
        <w:rPr>
          <w:sz w:val="18"/>
          <w:szCs w:val="20"/>
        </w:rPr>
        <w:t xml:space="preserve"> must give the Disclos</w:t>
      </w:r>
      <w:r>
        <w:rPr>
          <w:sz w:val="18"/>
          <w:szCs w:val="20"/>
        </w:rPr>
        <w:t>ing Party</w:t>
      </w:r>
      <w:r w:rsidRPr="00CD6AF9">
        <w:rPr>
          <w:sz w:val="18"/>
          <w:szCs w:val="20"/>
        </w:rPr>
        <w:t xml:space="preserve"> as much notice as </w:t>
      </w:r>
      <w:r w:rsidR="007C316D">
        <w:rPr>
          <w:sz w:val="18"/>
          <w:szCs w:val="20"/>
        </w:rPr>
        <w:t>reasonably practicable,</w:t>
      </w:r>
      <w:r w:rsidRPr="00CD6AF9">
        <w:rPr>
          <w:sz w:val="18"/>
          <w:szCs w:val="20"/>
        </w:rPr>
        <w:t xml:space="preserve"> in writing</w:t>
      </w:r>
      <w:r w:rsidR="007C316D">
        <w:rPr>
          <w:sz w:val="18"/>
          <w:szCs w:val="20"/>
        </w:rPr>
        <w:t>,</w:t>
      </w:r>
      <w:r w:rsidRPr="00CD6AF9">
        <w:rPr>
          <w:sz w:val="18"/>
          <w:szCs w:val="20"/>
        </w:rPr>
        <w:t xml:space="preserve"> in advance of any disclosure under clause </w:t>
      </w:r>
      <w:r>
        <w:rPr>
          <w:sz w:val="18"/>
          <w:szCs w:val="20"/>
        </w:rPr>
        <w:fldChar w:fldCharType="begin"/>
      </w:r>
      <w:r>
        <w:rPr>
          <w:sz w:val="18"/>
          <w:szCs w:val="20"/>
        </w:rPr>
        <w:instrText xml:space="preserve"> REF _Ref175820143 \r \h </w:instrText>
      </w:r>
      <w:r>
        <w:rPr>
          <w:sz w:val="18"/>
          <w:szCs w:val="20"/>
        </w:rPr>
      </w:r>
      <w:r>
        <w:rPr>
          <w:sz w:val="18"/>
          <w:szCs w:val="20"/>
        </w:rPr>
        <w:fldChar w:fldCharType="separate"/>
      </w:r>
      <w:r w:rsidR="00F8625B">
        <w:rPr>
          <w:sz w:val="18"/>
          <w:szCs w:val="20"/>
        </w:rPr>
        <w:t>2.3</w:t>
      </w:r>
      <w:r>
        <w:rPr>
          <w:sz w:val="18"/>
          <w:szCs w:val="20"/>
        </w:rPr>
        <w:fldChar w:fldCharType="end"/>
      </w:r>
      <w:r>
        <w:rPr>
          <w:sz w:val="18"/>
          <w:szCs w:val="20"/>
        </w:rPr>
        <w:fldChar w:fldCharType="begin"/>
      </w:r>
      <w:r>
        <w:rPr>
          <w:sz w:val="18"/>
          <w:szCs w:val="20"/>
        </w:rPr>
        <w:instrText xml:space="preserve"> REF _Ref175820145 \r \h </w:instrText>
      </w:r>
      <w:r>
        <w:rPr>
          <w:sz w:val="18"/>
          <w:szCs w:val="20"/>
        </w:rPr>
      </w:r>
      <w:r>
        <w:rPr>
          <w:sz w:val="18"/>
          <w:szCs w:val="20"/>
        </w:rPr>
        <w:fldChar w:fldCharType="separate"/>
      </w:r>
      <w:r w:rsidR="00F8625B">
        <w:rPr>
          <w:sz w:val="18"/>
          <w:szCs w:val="20"/>
        </w:rPr>
        <w:t>(a)</w:t>
      </w:r>
      <w:r>
        <w:rPr>
          <w:sz w:val="18"/>
          <w:szCs w:val="20"/>
        </w:rPr>
        <w:fldChar w:fldCharType="end"/>
      </w:r>
      <w:r w:rsidRPr="00CD6AF9">
        <w:rPr>
          <w:sz w:val="18"/>
          <w:szCs w:val="20"/>
        </w:rPr>
        <w:t>, with full particulars of the proposed disclosure, to enable Discloser to seek a protective order, or if prevented from doing so by law, as soon as possible after such disclosure.</w:t>
      </w:r>
    </w:p>
    <w:p w14:paraId="4CD26FFC" w14:textId="77777777" w:rsidR="008F13FE" w:rsidRPr="00503406" w:rsidRDefault="008F13FE" w:rsidP="008F13FE">
      <w:pPr>
        <w:pStyle w:val="Ttulo2"/>
        <w:rPr>
          <w:sz w:val="18"/>
          <w:szCs w:val="21"/>
        </w:rPr>
      </w:pPr>
      <w:r w:rsidRPr="00503406">
        <w:rPr>
          <w:sz w:val="18"/>
          <w:szCs w:val="21"/>
        </w:rPr>
        <w:t xml:space="preserve">Warranty </w:t>
      </w:r>
    </w:p>
    <w:p w14:paraId="401EFE06" w14:textId="77777777" w:rsidR="008F13FE" w:rsidRPr="00503406" w:rsidRDefault="008F13FE" w:rsidP="008F13FE">
      <w:pPr>
        <w:pStyle w:val="Textoindependiente2"/>
        <w:rPr>
          <w:sz w:val="18"/>
          <w:szCs w:val="18"/>
        </w:rPr>
      </w:pPr>
      <w:r w:rsidRPr="00503406">
        <w:rPr>
          <w:sz w:val="18"/>
          <w:szCs w:val="18"/>
        </w:rPr>
        <w:t>The Parties warrant that the terms of this Deed are not inconsistent with any other contractual obligations they may have to any Party whatsoever.</w:t>
      </w:r>
    </w:p>
    <w:p w14:paraId="0004001B" w14:textId="77777777" w:rsidR="008F13FE" w:rsidRPr="00503406" w:rsidRDefault="008F13FE" w:rsidP="008F13FE">
      <w:pPr>
        <w:pStyle w:val="Ttulo2"/>
        <w:rPr>
          <w:sz w:val="18"/>
          <w:szCs w:val="21"/>
        </w:rPr>
      </w:pPr>
      <w:r w:rsidRPr="00503406">
        <w:rPr>
          <w:sz w:val="18"/>
          <w:szCs w:val="21"/>
        </w:rPr>
        <w:t>Acknowledgments</w:t>
      </w:r>
    </w:p>
    <w:p w14:paraId="3484A9B5" w14:textId="77777777" w:rsidR="008F13FE" w:rsidRPr="00503406" w:rsidRDefault="008F13FE" w:rsidP="008F13FE">
      <w:pPr>
        <w:pStyle w:val="Textoindependiente2"/>
        <w:rPr>
          <w:sz w:val="18"/>
          <w:szCs w:val="18"/>
        </w:rPr>
      </w:pPr>
      <w:r w:rsidRPr="00503406">
        <w:rPr>
          <w:sz w:val="18"/>
          <w:szCs w:val="18"/>
        </w:rPr>
        <w:t>The Receiving Party acknowledges that:</w:t>
      </w:r>
    </w:p>
    <w:p w14:paraId="606F4A70" w14:textId="675258D1" w:rsidR="008F13FE" w:rsidRPr="00503406" w:rsidRDefault="008F13FE" w:rsidP="008F13FE">
      <w:pPr>
        <w:pStyle w:val="Ttulo3"/>
        <w:rPr>
          <w:sz w:val="18"/>
          <w:szCs w:val="20"/>
        </w:rPr>
      </w:pPr>
      <w:r w:rsidRPr="00503406">
        <w:rPr>
          <w:sz w:val="18"/>
          <w:szCs w:val="20"/>
        </w:rPr>
        <w:t xml:space="preserve">the Disclosing Party, its </w:t>
      </w:r>
      <w:r w:rsidR="007C316D">
        <w:rPr>
          <w:sz w:val="18"/>
          <w:szCs w:val="20"/>
        </w:rPr>
        <w:t>R</w:t>
      </w:r>
      <w:r w:rsidRPr="00503406">
        <w:rPr>
          <w:sz w:val="18"/>
          <w:szCs w:val="20"/>
        </w:rPr>
        <w:t xml:space="preserve">elated </w:t>
      </w:r>
      <w:r w:rsidR="007C316D">
        <w:rPr>
          <w:sz w:val="18"/>
          <w:szCs w:val="20"/>
        </w:rPr>
        <w:t>B</w:t>
      </w:r>
      <w:r w:rsidRPr="00503406">
        <w:rPr>
          <w:sz w:val="18"/>
          <w:szCs w:val="20"/>
        </w:rPr>
        <w:t xml:space="preserve">odies </w:t>
      </w:r>
      <w:r w:rsidR="007C316D">
        <w:rPr>
          <w:sz w:val="18"/>
          <w:szCs w:val="20"/>
        </w:rPr>
        <w:t>C</w:t>
      </w:r>
      <w:r w:rsidRPr="00503406">
        <w:rPr>
          <w:sz w:val="18"/>
          <w:szCs w:val="20"/>
        </w:rPr>
        <w:t xml:space="preserve">orporate or </w:t>
      </w:r>
      <w:r w:rsidR="007C316D">
        <w:rPr>
          <w:sz w:val="18"/>
          <w:szCs w:val="20"/>
        </w:rPr>
        <w:t>A</w:t>
      </w:r>
      <w:r w:rsidRPr="00503406">
        <w:rPr>
          <w:sz w:val="18"/>
          <w:szCs w:val="20"/>
        </w:rPr>
        <w:t xml:space="preserve">ssociated </w:t>
      </w:r>
      <w:r w:rsidR="007C316D">
        <w:rPr>
          <w:sz w:val="18"/>
          <w:szCs w:val="20"/>
        </w:rPr>
        <w:t>E</w:t>
      </w:r>
      <w:r w:rsidRPr="00503406">
        <w:rPr>
          <w:sz w:val="18"/>
          <w:szCs w:val="20"/>
        </w:rPr>
        <w:t>ntities (as the case may be) may suffer substantial damage as a result of the disclosure or provision in any way, whether voluntarily or otherwise, of any of the Confidential Information to any person other than an Authorised Recipient; and</w:t>
      </w:r>
    </w:p>
    <w:p w14:paraId="28878F81" w14:textId="75FD6129" w:rsidR="008F13FE" w:rsidRPr="00503406" w:rsidRDefault="008F13FE" w:rsidP="008F13FE">
      <w:pPr>
        <w:pStyle w:val="Ttulo3"/>
        <w:rPr>
          <w:sz w:val="18"/>
          <w:szCs w:val="20"/>
        </w:rPr>
      </w:pPr>
      <w:r w:rsidRPr="00503406">
        <w:rPr>
          <w:sz w:val="18"/>
          <w:szCs w:val="20"/>
        </w:rPr>
        <w:t xml:space="preserve">damages may not be a sufficient remedy for the Disclosing Party, its </w:t>
      </w:r>
      <w:r w:rsidR="007C316D">
        <w:rPr>
          <w:sz w:val="18"/>
          <w:szCs w:val="20"/>
        </w:rPr>
        <w:t>R</w:t>
      </w:r>
      <w:r w:rsidRPr="00503406">
        <w:rPr>
          <w:sz w:val="18"/>
          <w:szCs w:val="20"/>
        </w:rPr>
        <w:t xml:space="preserve">elated </w:t>
      </w:r>
      <w:r w:rsidR="007C316D">
        <w:rPr>
          <w:sz w:val="18"/>
          <w:szCs w:val="20"/>
        </w:rPr>
        <w:t>B</w:t>
      </w:r>
      <w:r w:rsidRPr="00503406">
        <w:rPr>
          <w:sz w:val="18"/>
          <w:szCs w:val="20"/>
        </w:rPr>
        <w:t xml:space="preserve">odies </w:t>
      </w:r>
      <w:r w:rsidR="007C316D">
        <w:rPr>
          <w:sz w:val="18"/>
          <w:szCs w:val="20"/>
        </w:rPr>
        <w:t>C</w:t>
      </w:r>
      <w:r w:rsidRPr="00503406">
        <w:rPr>
          <w:sz w:val="18"/>
          <w:szCs w:val="20"/>
        </w:rPr>
        <w:t xml:space="preserve">orporate or </w:t>
      </w:r>
      <w:r w:rsidR="007C316D">
        <w:rPr>
          <w:sz w:val="18"/>
          <w:szCs w:val="20"/>
        </w:rPr>
        <w:t>A</w:t>
      </w:r>
      <w:r w:rsidRPr="00503406">
        <w:rPr>
          <w:sz w:val="18"/>
          <w:szCs w:val="20"/>
        </w:rPr>
        <w:t xml:space="preserve">ssociated </w:t>
      </w:r>
      <w:r w:rsidR="007C316D">
        <w:rPr>
          <w:sz w:val="18"/>
          <w:szCs w:val="20"/>
        </w:rPr>
        <w:t>E</w:t>
      </w:r>
      <w:r w:rsidRPr="00503406">
        <w:rPr>
          <w:sz w:val="18"/>
          <w:szCs w:val="20"/>
        </w:rPr>
        <w:t xml:space="preserve">ntities (as the case may be) for any breach of this Deed, and the Disclosing Party, its </w:t>
      </w:r>
      <w:r w:rsidR="007C316D">
        <w:rPr>
          <w:sz w:val="18"/>
          <w:szCs w:val="20"/>
        </w:rPr>
        <w:t>R</w:t>
      </w:r>
      <w:r w:rsidRPr="00503406">
        <w:rPr>
          <w:sz w:val="18"/>
          <w:szCs w:val="20"/>
        </w:rPr>
        <w:t xml:space="preserve">elated </w:t>
      </w:r>
      <w:r w:rsidR="007C316D">
        <w:rPr>
          <w:sz w:val="18"/>
          <w:szCs w:val="20"/>
        </w:rPr>
        <w:t>B</w:t>
      </w:r>
      <w:r w:rsidRPr="00503406">
        <w:rPr>
          <w:sz w:val="18"/>
          <w:szCs w:val="20"/>
        </w:rPr>
        <w:t xml:space="preserve">odies </w:t>
      </w:r>
      <w:r w:rsidR="007C316D">
        <w:rPr>
          <w:sz w:val="18"/>
          <w:szCs w:val="20"/>
        </w:rPr>
        <w:t>C</w:t>
      </w:r>
      <w:r w:rsidRPr="00503406">
        <w:rPr>
          <w:sz w:val="18"/>
          <w:szCs w:val="20"/>
        </w:rPr>
        <w:t xml:space="preserve">orporate or </w:t>
      </w:r>
      <w:r w:rsidR="007C316D">
        <w:rPr>
          <w:sz w:val="18"/>
          <w:szCs w:val="20"/>
        </w:rPr>
        <w:t>A</w:t>
      </w:r>
      <w:r w:rsidRPr="00503406">
        <w:rPr>
          <w:sz w:val="18"/>
          <w:szCs w:val="20"/>
        </w:rPr>
        <w:t xml:space="preserve">ssociated </w:t>
      </w:r>
      <w:r w:rsidR="007C316D">
        <w:rPr>
          <w:sz w:val="18"/>
          <w:szCs w:val="20"/>
        </w:rPr>
        <w:t>E</w:t>
      </w:r>
      <w:r w:rsidRPr="00503406">
        <w:rPr>
          <w:sz w:val="18"/>
          <w:szCs w:val="20"/>
        </w:rPr>
        <w:t xml:space="preserve">ntities (as the case may be) is entitled to specific performance or injunctive relief (as appropriate) as a remedy for any breach or threatened breach by the Receiving Party, in addition to any other remedies available at law or in equity that the Disclosing Party, its </w:t>
      </w:r>
      <w:r w:rsidR="007C316D">
        <w:rPr>
          <w:sz w:val="18"/>
          <w:szCs w:val="20"/>
        </w:rPr>
        <w:t>R</w:t>
      </w:r>
      <w:r w:rsidRPr="00503406">
        <w:rPr>
          <w:sz w:val="18"/>
          <w:szCs w:val="20"/>
        </w:rPr>
        <w:t xml:space="preserve">elated </w:t>
      </w:r>
      <w:r w:rsidR="007C316D">
        <w:rPr>
          <w:sz w:val="18"/>
          <w:szCs w:val="20"/>
        </w:rPr>
        <w:t>B</w:t>
      </w:r>
      <w:r w:rsidRPr="00503406">
        <w:rPr>
          <w:sz w:val="18"/>
          <w:szCs w:val="20"/>
        </w:rPr>
        <w:t xml:space="preserve">odies </w:t>
      </w:r>
      <w:r w:rsidR="007C316D">
        <w:rPr>
          <w:sz w:val="18"/>
          <w:szCs w:val="20"/>
        </w:rPr>
        <w:t>C</w:t>
      </w:r>
      <w:r w:rsidRPr="00503406">
        <w:rPr>
          <w:sz w:val="18"/>
          <w:szCs w:val="20"/>
        </w:rPr>
        <w:t xml:space="preserve">orporate or </w:t>
      </w:r>
      <w:r w:rsidR="007C316D">
        <w:rPr>
          <w:sz w:val="18"/>
          <w:szCs w:val="20"/>
        </w:rPr>
        <w:t>A</w:t>
      </w:r>
      <w:r w:rsidRPr="00503406">
        <w:rPr>
          <w:sz w:val="18"/>
          <w:szCs w:val="20"/>
        </w:rPr>
        <w:t xml:space="preserve">ssociated </w:t>
      </w:r>
      <w:r w:rsidR="007C316D">
        <w:rPr>
          <w:sz w:val="18"/>
          <w:szCs w:val="20"/>
        </w:rPr>
        <w:t>E</w:t>
      </w:r>
      <w:r w:rsidRPr="00503406">
        <w:rPr>
          <w:sz w:val="18"/>
          <w:szCs w:val="20"/>
        </w:rPr>
        <w:t>ntities (as the case may be) may have.</w:t>
      </w:r>
    </w:p>
    <w:p w14:paraId="73991DBA" w14:textId="77777777" w:rsidR="008F13FE" w:rsidRPr="00503406" w:rsidRDefault="008F13FE" w:rsidP="008F13FE">
      <w:pPr>
        <w:pStyle w:val="Ttulo1"/>
        <w:rPr>
          <w:sz w:val="16"/>
          <w:szCs w:val="22"/>
        </w:rPr>
      </w:pPr>
      <w:bookmarkStart w:id="35" w:name="_Ref162230295"/>
      <w:r w:rsidRPr="00503406">
        <w:rPr>
          <w:sz w:val="16"/>
          <w:szCs w:val="22"/>
        </w:rPr>
        <w:t>Authorised Recipients</w:t>
      </w:r>
      <w:bookmarkEnd w:id="35"/>
    </w:p>
    <w:p w14:paraId="54166EEA" w14:textId="49D893A6" w:rsidR="008F13FE" w:rsidRPr="00503406" w:rsidRDefault="008F13FE" w:rsidP="00355E9E">
      <w:pPr>
        <w:pStyle w:val="BodyText1"/>
        <w:rPr>
          <w:sz w:val="18"/>
          <w:szCs w:val="18"/>
        </w:rPr>
      </w:pPr>
      <w:r w:rsidRPr="00503406">
        <w:rPr>
          <w:sz w:val="18"/>
          <w:szCs w:val="18"/>
        </w:rPr>
        <w:t>The Receiving Party is deemed to have breached its obligations under this Deed if any of the Authorised Recipients commits any act or omission, which if committed by the Receiving Party, would be a breach of this Deed.</w:t>
      </w:r>
    </w:p>
    <w:p w14:paraId="7BA9FB12" w14:textId="77777777" w:rsidR="008F13FE" w:rsidRPr="00503406" w:rsidRDefault="008F13FE" w:rsidP="008F13FE">
      <w:pPr>
        <w:pStyle w:val="Ttulo1"/>
        <w:rPr>
          <w:sz w:val="16"/>
          <w:szCs w:val="22"/>
        </w:rPr>
      </w:pPr>
      <w:r w:rsidRPr="00503406">
        <w:rPr>
          <w:sz w:val="16"/>
          <w:szCs w:val="22"/>
        </w:rPr>
        <w:t xml:space="preserve">NO REPRESENTATIONS </w:t>
      </w:r>
    </w:p>
    <w:p w14:paraId="4311C93D" w14:textId="77777777" w:rsidR="008F13FE" w:rsidRPr="00503406" w:rsidRDefault="008F13FE" w:rsidP="008F13FE">
      <w:pPr>
        <w:pStyle w:val="Ttulo2"/>
        <w:rPr>
          <w:sz w:val="18"/>
          <w:szCs w:val="21"/>
        </w:rPr>
      </w:pPr>
      <w:r w:rsidRPr="00503406">
        <w:rPr>
          <w:sz w:val="18"/>
          <w:szCs w:val="21"/>
        </w:rPr>
        <w:t>No representation</w:t>
      </w:r>
    </w:p>
    <w:p w14:paraId="1C6211FD" w14:textId="72DB1EB2" w:rsidR="008F13FE" w:rsidRPr="00503406" w:rsidRDefault="008F13FE" w:rsidP="008F13FE">
      <w:pPr>
        <w:pStyle w:val="Textoindependiente2"/>
        <w:rPr>
          <w:sz w:val="18"/>
          <w:szCs w:val="18"/>
        </w:rPr>
      </w:pPr>
      <w:r w:rsidRPr="00503406">
        <w:rPr>
          <w:sz w:val="18"/>
          <w:szCs w:val="18"/>
        </w:rPr>
        <w:t xml:space="preserve">None of the Disclosing Party, its </w:t>
      </w:r>
      <w:r w:rsidR="007C316D">
        <w:rPr>
          <w:sz w:val="18"/>
          <w:szCs w:val="18"/>
        </w:rPr>
        <w:t>R</w:t>
      </w:r>
      <w:r w:rsidRPr="00503406">
        <w:rPr>
          <w:sz w:val="18"/>
          <w:szCs w:val="18"/>
        </w:rPr>
        <w:t xml:space="preserve">elated </w:t>
      </w:r>
      <w:r w:rsidR="007C316D">
        <w:rPr>
          <w:sz w:val="18"/>
          <w:szCs w:val="18"/>
        </w:rPr>
        <w:t>B</w:t>
      </w:r>
      <w:r w:rsidRPr="00503406">
        <w:rPr>
          <w:sz w:val="18"/>
          <w:szCs w:val="18"/>
        </w:rPr>
        <w:t xml:space="preserve">odies </w:t>
      </w:r>
      <w:r w:rsidR="007C316D">
        <w:rPr>
          <w:sz w:val="18"/>
          <w:szCs w:val="18"/>
        </w:rPr>
        <w:t>C</w:t>
      </w:r>
      <w:r w:rsidRPr="00503406">
        <w:rPr>
          <w:sz w:val="18"/>
          <w:szCs w:val="18"/>
        </w:rPr>
        <w:t xml:space="preserve">orporate and </w:t>
      </w:r>
      <w:r w:rsidR="007C316D">
        <w:rPr>
          <w:sz w:val="18"/>
          <w:szCs w:val="18"/>
        </w:rPr>
        <w:t>A</w:t>
      </w:r>
      <w:r w:rsidRPr="00503406">
        <w:rPr>
          <w:sz w:val="18"/>
          <w:szCs w:val="18"/>
        </w:rPr>
        <w:t xml:space="preserve">ssociated </w:t>
      </w:r>
      <w:r w:rsidR="007C316D">
        <w:rPr>
          <w:sz w:val="18"/>
          <w:szCs w:val="18"/>
        </w:rPr>
        <w:t>E</w:t>
      </w:r>
      <w:r w:rsidRPr="00503406">
        <w:rPr>
          <w:sz w:val="18"/>
          <w:szCs w:val="18"/>
        </w:rPr>
        <w:t>ntities give or make any representation or warranty that the Confidential Information is accurate or complete or that reasonable care has been taken in compiling or preparing the Confidential Information and the Receiving Party acknowledges that it must make its own investigations and analysis in assessing the Confidential Information and any opportunity it discloses.</w:t>
      </w:r>
    </w:p>
    <w:p w14:paraId="7958CECE" w14:textId="77777777" w:rsidR="008F13FE" w:rsidRPr="00503406" w:rsidRDefault="008F13FE" w:rsidP="008F13FE">
      <w:pPr>
        <w:pStyle w:val="Ttulo2"/>
        <w:rPr>
          <w:sz w:val="18"/>
          <w:szCs w:val="21"/>
        </w:rPr>
      </w:pPr>
      <w:r w:rsidRPr="00503406">
        <w:rPr>
          <w:sz w:val="18"/>
          <w:szCs w:val="21"/>
        </w:rPr>
        <w:t>Limitation of Action</w:t>
      </w:r>
    </w:p>
    <w:p w14:paraId="5F02A201" w14:textId="3A034F44" w:rsidR="008F13FE" w:rsidRPr="00503406" w:rsidRDefault="008F13FE" w:rsidP="008F13FE">
      <w:pPr>
        <w:pStyle w:val="Textoindependiente2"/>
        <w:rPr>
          <w:sz w:val="18"/>
          <w:szCs w:val="18"/>
        </w:rPr>
      </w:pPr>
      <w:r w:rsidRPr="00503406">
        <w:rPr>
          <w:sz w:val="18"/>
          <w:szCs w:val="18"/>
        </w:rPr>
        <w:t xml:space="preserve">To the maximum extent permitted by law, the Disclosing Party, its </w:t>
      </w:r>
      <w:r w:rsidR="007C316D">
        <w:rPr>
          <w:sz w:val="18"/>
          <w:szCs w:val="18"/>
        </w:rPr>
        <w:t>R</w:t>
      </w:r>
      <w:r w:rsidRPr="00503406">
        <w:rPr>
          <w:sz w:val="18"/>
          <w:szCs w:val="18"/>
        </w:rPr>
        <w:t xml:space="preserve">elated </w:t>
      </w:r>
      <w:r w:rsidR="007C316D">
        <w:rPr>
          <w:sz w:val="18"/>
          <w:szCs w:val="18"/>
        </w:rPr>
        <w:t>B</w:t>
      </w:r>
      <w:r w:rsidRPr="00503406">
        <w:rPr>
          <w:sz w:val="18"/>
          <w:szCs w:val="18"/>
        </w:rPr>
        <w:t xml:space="preserve">odies </w:t>
      </w:r>
      <w:r w:rsidR="007C316D">
        <w:rPr>
          <w:sz w:val="18"/>
          <w:szCs w:val="18"/>
        </w:rPr>
        <w:t>C</w:t>
      </w:r>
      <w:r w:rsidRPr="00503406">
        <w:rPr>
          <w:sz w:val="18"/>
          <w:szCs w:val="18"/>
        </w:rPr>
        <w:t xml:space="preserve">orporate and </w:t>
      </w:r>
      <w:r w:rsidR="007C316D">
        <w:rPr>
          <w:sz w:val="18"/>
          <w:szCs w:val="18"/>
        </w:rPr>
        <w:t>A</w:t>
      </w:r>
      <w:r w:rsidRPr="00503406">
        <w:rPr>
          <w:sz w:val="18"/>
          <w:szCs w:val="18"/>
        </w:rPr>
        <w:t xml:space="preserve">ssociated </w:t>
      </w:r>
      <w:r w:rsidR="007C316D">
        <w:rPr>
          <w:sz w:val="18"/>
          <w:szCs w:val="18"/>
        </w:rPr>
        <w:t>E</w:t>
      </w:r>
      <w:r w:rsidRPr="00503406">
        <w:rPr>
          <w:sz w:val="18"/>
          <w:szCs w:val="18"/>
        </w:rPr>
        <w:t>ntities are not liable</w:t>
      </w:r>
      <w:r w:rsidRPr="00503406">
        <w:rPr>
          <w:b/>
          <w:sz w:val="18"/>
          <w:szCs w:val="18"/>
        </w:rPr>
        <w:t xml:space="preserve"> </w:t>
      </w:r>
      <w:r w:rsidRPr="00503406">
        <w:rPr>
          <w:sz w:val="18"/>
          <w:szCs w:val="18"/>
        </w:rPr>
        <w:t xml:space="preserve">in any way for, and the Receiving Party covenants not to commence any claim or commence any proceedings against any of them, for any indirect or consequential loss or loss of profit (whether foreseeable or not) including any loss by reason of any statements, opinions, information or matters (express or implied) contained in, arising out of, or derived from, or from any omission from, the Confidential Information, or any </w:t>
      </w:r>
      <w:r w:rsidRPr="00503406">
        <w:rPr>
          <w:sz w:val="18"/>
          <w:szCs w:val="18"/>
        </w:rPr>
        <w:lastRenderedPageBreak/>
        <w:t>other information or material provided to the Receiving Party in connection with this Deed or the Purpose</w:t>
      </w:r>
      <w:r w:rsidR="002322AB">
        <w:rPr>
          <w:sz w:val="18"/>
          <w:szCs w:val="18"/>
        </w:rPr>
        <w:t xml:space="preserve">, </w:t>
      </w:r>
      <w:r w:rsidR="002322AB" w:rsidRPr="002322AB">
        <w:rPr>
          <w:sz w:val="18"/>
          <w:szCs w:val="18"/>
        </w:rPr>
        <w:t>except in cases of fraud or gross negligence on the part of the Disclosing Party.</w:t>
      </w:r>
    </w:p>
    <w:p w14:paraId="030DF33B" w14:textId="77777777" w:rsidR="008F13FE" w:rsidRPr="00503406" w:rsidRDefault="008F13FE" w:rsidP="008F13FE">
      <w:pPr>
        <w:pStyle w:val="Ttulo1"/>
        <w:rPr>
          <w:sz w:val="16"/>
          <w:szCs w:val="22"/>
        </w:rPr>
      </w:pPr>
      <w:bookmarkStart w:id="36" w:name="_Ref162230248"/>
      <w:r w:rsidRPr="00503406">
        <w:rPr>
          <w:sz w:val="16"/>
          <w:szCs w:val="22"/>
        </w:rPr>
        <w:t>delivery and destruction of confidential information</w:t>
      </w:r>
      <w:bookmarkEnd w:id="36"/>
    </w:p>
    <w:p w14:paraId="4938E35E" w14:textId="77777777" w:rsidR="008F13FE" w:rsidRPr="00503406" w:rsidRDefault="008F13FE" w:rsidP="008F13FE">
      <w:pPr>
        <w:pStyle w:val="Ttulo2"/>
        <w:rPr>
          <w:sz w:val="18"/>
          <w:szCs w:val="21"/>
        </w:rPr>
      </w:pPr>
      <w:r w:rsidRPr="00503406">
        <w:rPr>
          <w:sz w:val="18"/>
          <w:szCs w:val="21"/>
        </w:rPr>
        <w:t>Definition</w:t>
      </w:r>
    </w:p>
    <w:p w14:paraId="26776B30" w14:textId="6A63D0D6" w:rsidR="008F13FE" w:rsidRPr="00503406" w:rsidRDefault="008F13FE" w:rsidP="008F13FE">
      <w:pPr>
        <w:pStyle w:val="Textoindependiente2"/>
        <w:rPr>
          <w:sz w:val="18"/>
          <w:szCs w:val="18"/>
        </w:rPr>
      </w:pPr>
      <w:r w:rsidRPr="00503406">
        <w:rPr>
          <w:sz w:val="18"/>
          <w:szCs w:val="18"/>
        </w:rPr>
        <w:t xml:space="preserve">For the purpose of this clause </w:t>
      </w:r>
      <w:r w:rsidRPr="00503406">
        <w:rPr>
          <w:sz w:val="18"/>
          <w:szCs w:val="18"/>
        </w:rPr>
        <w:fldChar w:fldCharType="begin"/>
      </w:r>
      <w:r w:rsidRPr="00503406">
        <w:rPr>
          <w:sz w:val="18"/>
          <w:szCs w:val="18"/>
        </w:rPr>
        <w:instrText xml:space="preserve"> REF _Ref162230248 \r \h  \* MERGEFORMAT </w:instrText>
      </w:r>
      <w:r w:rsidRPr="00503406">
        <w:rPr>
          <w:sz w:val="18"/>
          <w:szCs w:val="18"/>
        </w:rPr>
      </w:r>
      <w:r w:rsidRPr="00503406">
        <w:rPr>
          <w:sz w:val="18"/>
          <w:szCs w:val="18"/>
        </w:rPr>
        <w:fldChar w:fldCharType="separate"/>
      </w:r>
      <w:r w:rsidR="00F8625B">
        <w:rPr>
          <w:sz w:val="18"/>
          <w:szCs w:val="18"/>
        </w:rPr>
        <w:t>5</w:t>
      </w:r>
      <w:r w:rsidRPr="00503406">
        <w:rPr>
          <w:sz w:val="18"/>
          <w:szCs w:val="18"/>
        </w:rPr>
        <w:fldChar w:fldCharType="end"/>
      </w:r>
      <w:r w:rsidRPr="00503406">
        <w:rPr>
          <w:sz w:val="18"/>
          <w:szCs w:val="18"/>
        </w:rPr>
        <w:t>, Confidential Information also includes:</w:t>
      </w:r>
    </w:p>
    <w:p w14:paraId="4E57D958" w14:textId="77777777" w:rsidR="008F13FE" w:rsidRPr="00503406" w:rsidRDefault="008F13FE" w:rsidP="008F13FE">
      <w:pPr>
        <w:pStyle w:val="Ttulo3"/>
        <w:rPr>
          <w:sz w:val="18"/>
          <w:szCs w:val="20"/>
        </w:rPr>
      </w:pPr>
      <w:r w:rsidRPr="00503406">
        <w:rPr>
          <w:sz w:val="18"/>
          <w:szCs w:val="20"/>
        </w:rPr>
        <w:t>any reproduction of or modification to the Confidential Information; and</w:t>
      </w:r>
    </w:p>
    <w:p w14:paraId="1B39D4B2" w14:textId="761341D5" w:rsidR="008F13FE" w:rsidRPr="00503406" w:rsidRDefault="008F13FE" w:rsidP="008F13FE">
      <w:pPr>
        <w:pStyle w:val="Ttulo3"/>
        <w:rPr>
          <w:sz w:val="18"/>
          <w:szCs w:val="20"/>
        </w:rPr>
      </w:pPr>
      <w:r w:rsidRPr="00503406">
        <w:rPr>
          <w:sz w:val="18"/>
          <w:szCs w:val="20"/>
        </w:rPr>
        <w:t xml:space="preserve">all notes, memoranda, documents, computer records, any </w:t>
      </w:r>
      <w:r w:rsidR="007C316D">
        <w:rPr>
          <w:sz w:val="18"/>
          <w:szCs w:val="20"/>
        </w:rPr>
        <w:t>storage</w:t>
      </w:r>
      <w:r w:rsidRPr="00503406">
        <w:rPr>
          <w:sz w:val="18"/>
          <w:szCs w:val="20"/>
        </w:rPr>
        <w:t xml:space="preserve"> media and any other materials (whether written or otherwise) which contain or relate to the Confidential Information.</w:t>
      </w:r>
    </w:p>
    <w:p w14:paraId="14A16E55" w14:textId="77777777" w:rsidR="008F13FE" w:rsidRPr="00503406" w:rsidRDefault="008F13FE" w:rsidP="008F13FE">
      <w:pPr>
        <w:pStyle w:val="Ttulo2"/>
        <w:rPr>
          <w:sz w:val="18"/>
          <w:szCs w:val="21"/>
        </w:rPr>
      </w:pPr>
      <w:r w:rsidRPr="00503406">
        <w:rPr>
          <w:sz w:val="18"/>
          <w:szCs w:val="21"/>
        </w:rPr>
        <w:t>Delivery and Destruction of Confidential Information</w:t>
      </w:r>
    </w:p>
    <w:p w14:paraId="1012792A" w14:textId="1A6F40DD" w:rsidR="008F13FE" w:rsidRPr="00503406" w:rsidRDefault="008F13FE" w:rsidP="008F13FE">
      <w:pPr>
        <w:pStyle w:val="Ttulo3"/>
        <w:rPr>
          <w:sz w:val="18"/>
          <w:szCs w:val="20"/>
        </w:rPr>
      </w:pPr>
      <w:bookmarkStart w:id="37" w:name="_Ref9438789"/>
      <w:r w:rsidRPr="00503406">
        <w:rPr>
          <w:sz w:val="18"/>
          <w:szCs w:val="20"/>
        </w:rPr>
        <w:t xml:space="preserve">Subject to clause </w:t>
      </w:r>
      <w:r w:rsidRPr="00503406">
        <w:rPr>
          <w:sz w:val="18"/>
          <w:szCs w:val="20"/>
        </w:rPr>
        <w:fldChar w:fldCharType="begin"/>
      </w:r>
      <w:r w:rsidRPr="00503406">
        <w:rPr>
          <w:sz w:val="18"/>
          <w:szCs w:val="20"/>
        </w:rPr>
        <w:instrText xml:space="preserve"> REF _Ref9438715 \w \h </w:instrText>
      </w:r>
      <w:r w:rsidR="00503406" w:rsidRPr="00503406">
        <w:rPr>
          <w:sz w:val="18"/>
          <w:szCs w:val="20"/>
        </w:rPr>
        <w:instrText xml:space="preserve"> \* MERGEFORMAT </w:instrText>
      </w:r>
      <w:r w:rsidRPr="00503406">
        <w:rPr>
          <w:sz w:val="18"/>
          <w:szCs w:val="20"/>
        </w:rPr>
      </w:r>
      <w:r w:rsidRPr="00503406">
        <w:rPr>
          <w:sz w:val="18"/>
          <w:szCs w:val="20"/>
        </w:rPr>
        <w:fldChar w:fldCharType="separate"/>
      </w:r>
      <w:r w:rsidR="00F8625B">
        <w:rPr>
          <w:sz w:val="18"/>
          <w:szCs w:val="20"/>
        </w:rPr>
        <w:t>5.2(b)</w:t>
      </w:r>
      <w:r w:rsidRPr="00503406">
        <w:rPr>
          <w:sz w:val="18"/>
          <w:szCs w:val="20"/>
        </w:rPr>
        <w:fldChar w:fldCharType="end"/>
      </w:r>
      <w:r w:rsidRPr="00503406">
        <w:rPr>
          <w:sz w:val="18"/>
          <w:szCs w:val="20"/>
        </w:rPr>
        <w:t xml:space="preserve">, upon demand by the Disclosing Party, the Receiving Party must </w:t>
      </w:r>
      <w:r w:rsidR="00C137ED">
        <w:rPr>
          <w:sz w:val="18"/>
          <w:szCs w:val="20"/>
        </w:rPr>
        <w:t>as soon as practicable</w:t>
      </w:r>
      <w:r w:rsidRPr="00503406">
        <w:rPr>
          <w:sz w:val="18"/>
          <w:szCs w:val="20"/>
        </w:rPr>
        <w:t xml:space="preserve">, or procure the Authorised Recipients </w:t>
      </w:r>
      <w:r w:rsidR="00C137ED">
        <w:rPr>
          <w:sz w:val="18"/>
          <w:szCs w:val="20"/>
        </w:rPr>
        <w:t>as soon as practicable</w:t>
      </w:r>
      <w:r w:rsidRPr="00503406">
        <w:rPr>
          <w:sz w:val="18"/>
          <w:szCs w:val="20"/>
        </w:rPr>
        <w:t>:</w:t>
      </w:r>
      <w:bookmarkEnd w:id="37"/>
    </w:p>
    <w:p w14:paraId="2FBF0245" w14:textId="77777777" w:rsidR="008F13FE" w:rsidRPr="00503406" w:rsidRDefault="008F13FE" w:rsidP="008F13FE">
      <w:pPr>
        <w:pStyle w:val="Ttulo4"/>
        <w:rPr>
          <w:sz w:val="18"/>
          <w:szCs w:val="18"/>
        </w:rPr>
      </w:pPr>
      <w:r w:rsidRPr="00503406">
        <w:rPr>
          <w:sz w:val="18"/>
          <w:szCs w:val="18"/>
        </w:rPr>
        <w:t>deliver all Confidential Information in its possession or under its control (and in the possession or control of any Authorised Recipient) to the Disclosing Party; or</w:t>
      </w:r>
    </w:p>
    <w:p w14:paraId="4DC6EBE1" w14:textId="6675998D" w:rsidR="008F13FE" w:rsidRPr="00503406" w:rsidRDefault="008F13FE" w:rsidP="00F87A4E">
      <w:pPr>
        <w:pStyle w:val="Ttulo4"/>
        <w:keepLines/>
        <w:ind w:left="3403" w:hanging="851"/>
        <w:rPr>
          <w:sz w:val="18"/>
          <w:szCs w:val="18"/>
        </w:rPr>
      </w:pPr>
      <w:bookmarkStart w:id="38" w:name="_Ref162230277"/>
      <w:r w:rsidRPr="00503406">
        <w:rPr>
          <w:sz w:val="18"/>
          <w:szCs w:val="18"/>
        </w:rPr>
        <w:t xml:space="preserve">destroy any Confidential Information in its possession or under its control (and in the possession or control of any Authorised Recipients), and in the case of computer software by erasing it from </w:t>
      </w:r>
      <w:r w:rsidR="007C316D">
        <w:rPr>
          <w:sz w:val="18"/>
          <w:szCs w:val="18"/>
        </w:rPr>
        <w:t>storage</w:t>
      </w:r>
      <w:r w:rsidRPr="00503406">
        <w:rPr>
          <w:sz w:val="18"/>
          <w:szCs w:val="18"/>
        </w:rPr>
        <w:t xml:space="preserve"> media on which it is stored so that it cannot be recovered or in any way reconstructed or reconstituted; and</w:t>
      </w:r>
      <w:bookmarkEnd w:id="38"/>
    </w:p>
    <w:p w14:paraId="6353F645" w14:textId="26A8D919" w:rsidR="008F13FE" w:rsidRPr="00503406" w:rsidRDefault="00C137ED" w:rsidP="008F13FE">
      <w:pPr>
        <w:pStyle w:val="Ttulo4"/>
        <w:rPr>
          <w:sz w:val="18"/>
          <w:szCs w:val="18"/>
        </w:rPr>
      </w:pPr>
      <w:r>
        <w:rPr>
          <w:sz w:val="18"/>
          <w:szCs w:val="18"/>
        </w:rPr>
        <w:t>confirm</w:t>
      </w:r>
      <w:r w:rsidR="008F13FE" w:rsidRPr="00503406">
        <w:rPr>
          <w:sz w:val="18"/>
          <w:szCs w:val="18"/>
        </w:rPr>
        <w:t xml:space="preserve"> in writing to the Disclosing Party that the Confidential Information has been destroyed in accordance with clause </w:t>
      </w:r>
      <w:r w:rsidR="008F13FE" w:rsidRPr="00503406">
        <w:rPr>
          <w:sz w:val="18"/>
          <w:szCs w:val="18"/>
        </w:rPr>
        <w:fldChar w:fldCharType="begin"/>
      </w:r>
      <w:r w:rsidR="008F13FE" w:rsidRPr="00503406">
        <w:rPr>
          <w:sz w:val="18"/>
          <w:szCs w:val="18"/>
        </w:rPr>
        <w:instrText xml:space="preserve"> REF _Ref162230277 \w \h </w:instrText>
      </w:r>
      <w:r w:rsidR="00503406" w:rsidRPr="00503406">
        <w:rPr>
          <w:sz w:val="18"/>
          <w:szCs w:val="18"/>
        </w:rPr>
        <w:instrText xml:space="preserve"> \* MERGEFORMAT </w:instrText>
      </w:r>
      <w:r w:rsidR="008F13FE" w:rsidRPr="00503406">
        <w:rPr>
          <w:sz w:val="18"/>
          <w:szCs w:val="18"/>
        </w:rPr>
      </w:r>
      <w:r w:rsidR="008F13FE" w:rsidRPr="00503406">
        <w:rPr>
          <w:sz w:val="18"/>
          <w:szCs w:val="18"/>
        </w:rPr>
        <w:fldChar w:fldCharType="separate"/>
      </w:r>
      <w:r w:rsidR="00F8625B">
        <w:rPr>
          <w:sz w:val="18"/>
          <w:szCs w:val="18"/>
        </w:rPr>
        <w:t>5.2(a)(ii)</w:t>
      </w:r>
      <w:r w:rsidR="008F13FE" w:rsidRPr="00503406">
        <w:rPr>
          <w:sz w:val="18"/>
          <w:szCs w:val="18"/>
        </w:rPr>
        <w:fldChar w:fldCharType="end"/>
      </w:r>
      <w:r w:rsidR="008F13FE" w:rsidRPr="00503406">
        <w:rPr>
          <w:sz w:val="18"/>
          <w:szCs w:val="18"/>
        </w:rPr>
        <w:t>.</w:t>
      </w:r>
    </w:p>
    <w:p w14:paraId="271BA59C" w14:textId="539E7065" w:rsidR="008F13FE" w:rsidRPr="00503406" w:rsidRDefault="008F13FE" w:rsidP="008F13FE">
      <w:pPr>
        <w:pStyle w:val="Ttulo3"/>
        <w:rPr>
          <w:sz w:val="18"/>
          <w:szCs w:val="20"/>
        </w:rPr>
      </w:pPr>
      <w:bookmarkStart w:id="39" w:name="_Ref9438715"/>
      <w:r w:rsidRPr="00503406">
        <w:rPr>
          <w:sz w:val="18"/>
          <w:szCs w:val="20"/>
        </w:rPr>
        <w:t xml:space="preserve">Notwithstanding clause </w:t>
      </w:r>
      <w:r w:rsidRPr="00503406">
        <w:rPr>
          <w:sz w:val="18"/>
          <w:szCs w:val="20"/>
        </w:rPr>
        <w:fldChar w:fldCharType="begin"/>
      </w:r>
      <w:r w:rsidRPr="00503406">
        <w:rPr>
          <w:sz w:val="18"/>
          <w:szCs w:val="20"/>
        </w:rPr>
        <w:instrText xml:space="preserve"> REF _Ref9438789 \w \h </w:instrText>
      </w:r>
      <w:r w:rsidR="00503406" w:rsidRPr="00503406">
        <w:rPr>
          <w:sz w:val="18"/>
          <w:szCs w:val="20"/>
        </w:rPr>
        <w:instrText xml:space="preserve"> \* MERGEFORMAT </w:instrText>
      </w:r>
      <w:r w:rsidRPr="00503406">
        <w:rPr>
          <w:sz w:val="18"/>
          <w:szCs w:val="20"/>
        </w:rPr>
      </w:r>
      <w:r w:rsidRPr="00503406">
        <w:rPr>
          <w:sz w:val="18"/>
          <w:szCs w:val="20"/>
        </w:rPr>
        <w:fldChar w:fldCharType="separate"/>
      </w:r>
      <w:r w:rsidR="00F8625B">
        <w:rPr>
          <w:sz w:val="18"/>
          <w:szCs w:val="20"/>
        </w:rPr>
        <w:t>5.2(a)</w:t>
      </w:r>
      <w:r w:rsidRPr="00503406">
        <w:rPr>
          <w:sz w:val="18"/>
          <w:szCs w:val="20"/>
        </w:rPr>
        <w:fldChar w:fldCharType="end"/>
      </w:r>
      <w:r w:rsidRPr="00503406">
        <w:rPr>
          <w:sz w:val="18"/>
          <w:szCs w:val="20"/>
        </w:rPr>
        <w:t>, the Receiving Party may retain such of the Confidential Information:</w:t>
      </w:r>
      <w:bookmarkEnd w:id="39"/>
    </w:p>
    <w:p w14:paraId="6AAD24C4" w14:textId="77777777" w:rsidR="008F13FE" w:rsidRPr="00503406" w:rsidRDefault="008F13FE" w:rsidP="008F13FE">
      <w:pPr>
        <w:pStyle w:val="Ttulo4"/>
        <w:rPr>
          <w:sz w:val="18"/>
          <w:szCs w:val="18"/>
        </w:rPr>
      </w:pPr>
      <w:r w:rsidRPr="00503406">
        <w:rPr>
          <w:sz w:val="18"/>
          <w:szCs w:val="18"/>
        </w:rPr>
        <w:t>as is required by any law;</w:t>
      </w:r>
    </w:p>
    <w:p w14:paraId="0F685DE8" w14:textId="77777777" w:rsidR="008F13FE" w:rsidRPr="00503406" w:rsidRDefault="008F13FE" w:rsidP="008F13FE">
      <w:pPr>
        <w:pStyle w:val="Ttulo4"/>
        <w:rPr>
          <w:sz w:val="18"/>
          <w:szCs w:val="18"/>
        </w:rPr>
      </w:pPr>
      <w:r w:rsidRPr="00503406">
        <w:rPr>
          <w:sz w:val="18"/>
          <w:szCs w:val="18"/>
        </w:rPr>
        <w:t>for auditing purposes or as required for internal compliance; or</w:t>
      </w:r>
    </w:p>
    <w:p w14:paraId="31E73392" w14:textId="5CFD86D3" w:rsidR="008F13FE" w:rsidRPr="00503406" w:rsidRDefault="008F13FE" w:rsidP="008F13FE">
      <w:pPr>
        <w:pStyle w:val="Ttulo4"/>
        <w:rPr>
          <w:sz w:val="18"/>
          <w:szCs w:val="18"/>
        </w:rPr>
      </w:pPr>
      <w:r w:rsidRPr="00503406">
        <w:rPr>
          <w:sz w:val="18"/>
          <w:szCs w:val="18"/>
        </w:rPr>
        <w:t xml:space="preserve">to the extent that such Confidential Information is located on </w:t>
      </w:r>
      <w:r w:rsidR="007C316D">
        <w:rPr>
          <w:sz w:val="18"/>
          <w:szCs w:val="18"/>
        </w:rPr>
        <w:t>a</w:t>
      </w:r>
      <w:r w:rsidRPr="00503406">
        <w:rPr>
          <w:sz w:val="18"/>
          <w:szCs w:val="18"/>
        </w:rPr>
        <w:t xml:space="preserve"> back-up server </w:t>
      </w:r>
      <w:r w:rsidR="007C316D">
        <w:rPr>
          <w:sz w:val="18"/>
          <w:szCs w:val="18"/>
        </w:rPr>
        <w:t>utilised by</w:t>
      </w:r>
      <w:r w:rsidRPr="00503406">
        <w:rPr>
          <w:sz w:val="18"/>
          <w:szCs w:val="18"/>
        </w:rPr>
        <w:t xml:space="preserve"> the Receiving Party in the ordinary course of its business,</w:t>
      </w:r>
    </w:p>
    <w:p w14:paraId="0DB23AEA" w14:textId="77777777" w:rsidR="008F13FE" w:rsidRPr="00503406" w:rsidRDefault="008F13FE" w:rsidP="008F13FE">
      <w:pPr>
        <w:pStyle w:val="Textoindependiente3"/>
        <w:rPr>
          <w:sz w:val="18"/>
          <w:szCs w:val="11"/>
        </w:rPr>
      </w:pPr>
      <w:r w:rsidRPr="00503406">
        <w:rPr>
          <w:sz w:val="18"/>
          <w:szCs w:val="11"/>
        </w:rPr>
        <w:t>provided that the Receiving Party continues to keep such retained Confidential Information confidential in accordance with the terms of this Deed.</w:t>
      </w:r>
    </w:p>
    <w:p w14:paraId="098AD271" w14:textId="77777777" w:rsidR="008F13FE" w:rsidRPr="00503406" w:rsidRDefault="008F13FE" w:rsidP="008F13FE">
      <w:pPr>
        <w:pStyle w:val="Ttulo1"/>
        <w:rPr>
          <w:sz w:val="16"/>
          <w:szCs w:val="22"/>
        </w:rPr>
      </w:pPr>
      <w:r w:rsidRPr="00503406">
        <w:rPr>
          <w:sz w:val="16"/>
          <w:szCs w:val="22"/>
        </w:rPr>
        <w:t>ownership</w:t>
      </w:r>
    </w:p>
    <w:p w14:paraId="2DB7EBB4" w14:textId="656567B2" w:rsidR="008F13FE" w:rsidRPr="00503406" w:rsidRDefault="008F13FE" w:rsidP="008F13FE">
      <w:pPr>
        <w:pStyle w:val="BodyText1"/>
        <w:rPr>
          <w:sz w:val="18"/>
          <w:szCs w:val="18"/>
        </w:rPr>
      </w:pPr>
      <w:r w:rsidRPr="00503406">
        <w:rPr>
          <w:sz w:val="18"/>
          <w:szCs w:val="18"/>
        </w:rPr>
        <w:t xml:space="preserve">The Confidential Information and any industrial and intellectual property rights of whatever nature in and to the Confidential Information are and will at all times remain the exclusive property of the Disclosing Party, its </w:t>
      </w:r>
      <w:r w:rsidR="00074578">
        <w:rPr>
          <w:sz w:val="18"/>
          <w:szCs w:val="18"/>
        </w:rPr>
        <w:t>R</w:t>
      </w:r>
      <w:r w:rsidRPr="00503406">
        <w:rPr>
          <w:sz w:val="18"/>
          <w:szCs w:val="18"/>
        </w:rPr>
        <w:t xml:space="preserve">elated </w:t>
      </w:r>
      <w:r w:rsidR="00074578">
        <w:rPr>
          <w:sz w:val="18"/>
          <w:szCs w:val="18"/>
        </w:rPr>
        <w:t>B</w:t>
      </w:r>
      <w:r w:rsidRPr="00503406">
        <w:rPr>
          <w:sz w:val="18"/>
          <w:szCs w:val="18"/>
        </w:rPr>
        <w:t xml:space="preserve">odies </w:t>
      </w:r>
      <w:r w:rsidR="00074578">
        <w:rPr>
          <w:sz w:val="18"/>
          <w:szCs w:val="18"/>
        </w:rPr>
        <w:t>C</w:t>
      </w:r>
      <w:r w:rsidRPr="00503406">
        <w:rPr>
          <w:sz w:val="18"/>
          <w:szCs w:val="18"/>
        </w:rPr>
        <w:t xml:space="preserve">orporate or </w:t>
      </w:r>
      <w:r w:rsidR="00074578">
        <w:rPr>
          <w:sz w:val="18"/>
          <w:szCs w:val="18"/>
        </w:rPr>
        <w:t>A</w:t>
      </w:r>
      <w:r w:rsidRPr="00503406">
        <w:rPr>
          <w:sz w:val="18"/>
          <w:szCs w:val="18"/>
        </w:rPr>
        <w:t xml:space="preserve">ssociated </w:t>
      </w:r>
      <w:r w:rsidR="00074578">
        <w:rPr>
          <w:sz w:val="18"/>
          <w:szCs w:val="18"/>
        </w:rPr>
        <w:t>E</w:t>
      </w:r>
      <w:r w:rsidRPr="00503406">
        <w:rPr>
          <w:sz w:val="18"/>
          <w:szCs w:val="18"/>
        </w:rPr>
        <w:t>ntities (as the case may be) and the Receiving Party acknowledges and agrees that it has no right, title or interest to or in the Confidential Information or any right under any circumstances whatsoever to use, employ or exploit the Confidential Information.</w:t>
      </w:r>
    </w:p>
    <w:p w14:paraId="04D7CF54" w14:textId="77777777" w:rsidR="008F13FE" w:rsidRPr="00503406" w:rsidRDefault="008F13FE" w:rsidP="008F13FE">
      <w:pPr>
        <w:pStyle w:val="Ttulo1"/>
        <w:rPr>
          <w:sz w:val="16"/>
          <w:szCs w:val="22"/>
        </w:rPr>
      </w:pPr>
      <w:r w:rsidRPr="00503406">
        <w:rPr>
          <w:sz w:val="16"/>
          <w:szCs w:val="22"/>
        </w:rPr>
        <w:t>INDEMNITY</w:t>
      </w:r>
    </w:p>
    <w:p w14:paraId="66398D8C" w14:textId="0190111A" w:rsidR="008F13FE" w:rsidRPr="00503406" w:rsidRDefault="008F13FE" w:rsidP="008F13FE">
      <w:pPr>
        <w:pStyle w:val="BodyText1"/>
        <w:rPr>
          <w:sz w:val="18"/>
          <w:szCs w:val="18"/>
        </w:rPr>
      </w:pPr>
      <w:r w:rsidRPr="00503406">
        <w:rPr>
          <w:sz w:val="18"/>
          <w:szCs w:val="18"/>
        </w:rPr>
        <w:t xml:space="preserve">The Receiving Party indemnifies and agrees to keep indemnified the Disclosing Party and its </w:t>
      </w:r>
      <w:r w:rsidR="00074578">
        <w:rPr>
          <w:sz w:val="18"/>
          <w:szCs w:val="18"/>
        </w:rPr>
        <w:t>R</w:t>
      </w:r>
      <w:r w:rsidRPr="00503406">
        <w:rPr>
          <w:sz w:val="18"/>
          <w:szCs w:val="18"/>
        </w:rPr>
        <w:t xml:space="preserve">elated </w:t>
      </w:r>
      <w:r w:rsidR="00074578">
        <w:rPr>
          <w:sz w:val="18"/>
          <w:szCs w:val="18"/>
        </w:rPr>
        <w:t>B</w:t>
      </w:r>
      <w:r w:rsidRPr="00503406">
        <w:rPr>
          <w:sz w:val="18"/>
          <w:szCs w:val="18"/>
        </w:rPr>
        <w:t xml:space="preserve">odies </w:t>
      </w:r>
      <w:r w:rsidR="00074578">
        <w:rPr>
          <w:sz w:val="18"/>
          <w:szCs w:val="18"/>
        </w:rPr>
        <w:t>C</w:t>
      </w:r>
      <w:r w:rsidRPr="00503406">
        <w:rPr>
          <w:sz w:val="18"/>
          <w:szCs w:val="18"/>
        </w:rPr>
        <w:t xml:space="preserve">orporate and </w:t>
      </w:r>
      <w:r w:rsidR="00074578">
        <w:rPr>
          <w:sz w:val="18"/>
          <w:szCs w:val="18"/>
        </w:rPr>
        <w:t>A</w:t>
      </w:r>
      <w:r w:rsidRPr="00503406">
        <w:rPr>
          <w:sz w:val="18"/>
          <w:szCs w:val="18"/>
        </w:rPr>
        <w:t xml:space="preserve">ssociated </w:t>
      </w:r>
      <w:r w:rsidR="00074578">
        <w:rPr>
          <w:sz w:val="18"/>
          <w:szCs w:val="18"/>
        </w:rPr>
        <w:t>E</w:t>
      </w:r>
      <w:r w:rsidRPr="00503406">
        <w:rPr>
          <w:sz w:val="18"/>
          <w:szCs w:val="18"/>
        </w:rPr>
        <w:t xml:space="preserve">ntities against any loss, damage or liability which any of them may sustain or incur, whether directly or indirectly as a result of a breach by the Receiving Party of its obligations under this Deed, including a breach by an Authorised Recipient for which the Receiving Party is liable pursuant to clause </w:t>
      </w:r>
      <w:r w:rsidRPr="00503406">
        <w:rPr>
          <w:sz w:val="18"/>
          <w:szCs w:val="18"/>
        </w:rPr>
        <w:fldChar w:fldCharType="begin"/>
      </w:r>
      <w:r w:rsidRPr="00503406">
        <w:rPr>
          <w:sz w:val="18"/>
          <w:szCs w:val="18"/>
        </w:rPr>
        <w:instrText xml:space="preserve"> REF _Ref162230295 \r \h  \* MERGEFORMAT </w:instrText>
      </w:r>
      <w:r w:rsidRPr="00503406">
        <w:rPr>
          <w:sz w:val="18"/>
          <w:szCs w:val="18"/>
        </w:rPr>
      </w:r>
      <w:r w:rsidRPr="00503406">
        <w:rPr>
          <w:sz w:val="18"/>
          <w:szCs w:val="18"/>
        </w:rPr>
        <w:fldChar w:fldCharType="separate"/>
      </w:r>
      <w:r w:rsidR="00F8625B">
        <w:rPr>
          <w:sz w:val="18"/>
          <w:szCs w:val="18"/>
        </w:rPr>
        <w:t>3</w:t>
      </w:r>
      <w:r w:rsidRPr="00503406">
        <w:rPr>
          <w:sz w:val="18"/>
          <w:szCs w:val="18"/>
        </w:rPr>
        <w:fldChar w:fldCharType="end"/>
      </w:r>
      <w:r w:rsidRPr="00503406">
        <w:rPr>
          <w:sz w:val="18"/>
          <w:szCs w:val="18"/>
        </w:rPr>
        <w:t>.</w:t>
      </w:r>
    </w:p>
    <w:p w14:paraId="7BBF9F80" w14:textId="667E0237" w:rsidR="006B4E28" w:rsidRDefault="00034281" w:rsidP="008F13FE">
      <w:pPr>
        <w:pStyle w:val="Ttulo1"/>
        <w:rPr>
          <w:sz w:val="16"/>
          <w:szCs w:val="22"/>
        </w:rPr>
      </w:pPr>
      <w:r>
        <w:rPr>
          <w:sz w:val="16"/>
          <w:szCs w:val="22"/>
        </w:rPr>
        <w:lastRenderedPageBreak/>
        <w:t>Relationship of the parties</w:t>
      </w:r>
    </w:p>
    <w:p w14:paraId="48C2EDB1" w14:textId="6FB7FFBE" w:rsidR="00633896" w:rsidRPr="00633896" w:rsidRDefault="006B30D1" w:rsidP="00633896">
      <w:pPr>
        <w:pStyle w:val="BodyText1"/>
      </w:pPr>
      <w:r>
        <w:rPr>
          <w:sz w:val="18"/>
          <w:szCs w:val="18"/>
        </w:rPr>
        <w:t>N</w:t>
      </w:r>
      <w:r w:rsidR="00633896" w:rsidRPr="00633896">
        <w:rPr>
          <w:sz w:val="18"/>
          <w:szCs w:val="18"/>
        </w:rPr>
        <w:t xml:space="preserve">othing in </w:t>
      </w:r>
      <w:r>
        <w:rPr>
          <w:sz w:val="18"/>
          <w:szCs w:val="18"/>
        </w:rPr>
        <w:t>this relationship</w:t>
      </w:r>
      <w:r w:rsidR="00633896" w:rsidRPr="00633896">
        <w:rPr>
          <w:sz w:val="18"/>
          <w:szCs w:val="18"/>
        </w:rPr>
        <w:t xml:space="preserve"> creates any partnership, agency, joint venture, trust, fiduciary or other relationship between the </w:t>
      </w:r>
      <w:r w:rsidR="007C316D">
        <w:rPr>
          <w:sz w:val="18"/>
          <w:szCs w:val="18"/>
        </w:rPr>
        <w:t>P</w:t>
      </w:r>
      <w:r w:rsidR="00633896" w:rsidRPr="00633896">
        <w:rPr>
          <w:sz w:val="18"/>
          <w:szCs w:val="18"/>
        </w:rPr>
        <w:t xml:space="preserve">arties and no </w:t>
      </w:r>
      <w:r w:rsidR="007C316D">
        <w:rPr>
          <w:sz w:val="18"/>
          <w:szCs w:val="18"/>
        </w:rPr>
        <w:t>P</w:t>
      </w:r>
      <w:r w:rsidR="00633896" w:rsidRPr="00633896">
        <w:rPr>
          <w:sz w:val="18"/>
          <w:szCs w:val="18"/>
        </w:rPr>
        <w:t xml:space="preserve">arty has the authority or right to bind the other in relation to this </w:t>
      </w:r>
      <w:r w:rsidR="007C316D">
        <w:rPr>
          <w:sz w:val="18"/>
          <w:szCs w:val="18"/>
        </w:rPr>
        <w:t>Deed</w:t>
      </w:r>
      <w:r w:rsidR="00633896" w:rsidRPr="00633896">
        <w:rPr>
          <w:sz w:val="18"/>
          <w:szCs w:val="18"/>
        </w:rPr>
        <w:t xml:space="preserve"> or otherwise</w:t>
      </w:r>
      <w:r>
        <w:rPr>
          <w:sz w:val="18"/>
          <w:szCs w:val="18"/>
        </w:rPr>
        <w:t>.</w:t>
      </w:r>
    </w:p>
    <w:p w14:paraId="48F8315D" w14:textId="779A7677" w:rsidR="008F13FE" w:rsidRPr="00503406" w:rsidRDefault="008F13FE" w:rsidP="008F13FE">
      <w:pPr>
        <w:pStyle w:val="Ttulo1"/>
        <w:rPr>
          <w:sz w:val="16"/>
          <w:szCs w:val="22"/>
        </w:rPr>
      </w:pPr>
      <w:r w:rsidRPr="00503406">
        <w:rPr>
          <w:sz w:val="16"/>
          <w:szCs w:val="22"/>
        </w:rPr>
        <w:t>general</w:t>
      </w:r>
    </w:p>
    <w:p w14:paraId="748AA023" w14:textId="77777777" w:rsidR="008F13FE" w:rsidRPr="00503406" w:rsidRDefault="008F13FE" w:rsidP="008F13FE">
      <w:pPr>
        <w:pStyle w:val="Ttulo2"/>
        <w:rPr>
          <w:sz w:val="18"/>
          <w:szCs w:val="21"/>
        </w:rPr>
      </w:pPr>
      <w:r w:rsidRPr="00503406">
        <w:rPr>
          <w:sz w:val="18"/>
          <w:szCs w:val="21"/>
        </w:rPr>
        <w:t>Survival</w:t>
      </w:r>
    </w:p>
    <w:p w14:paraId="052E5960" w14:textId="475BA997" w:rsidR="008F13FE" w:rsidRPr="00503406" w:rsidRDefault="007E2CBA" w:rsidP="008F13FE">
      <w:pPr>
        <w:pStyle w:val="Textoindependiente2"/>
        <w:rPr>
          <w:sz w:val="18"/>
          <w:szCs w:val="18"/>
        </w:rPr>
      </w:pPr>
      <w:r w:rsidRPr="00503406">
        <w:rPr>
          <w:sz w:val="18"/>
          <w:szCs w:val="18"/>
        </w:rPr>
        <w:t xml:space="preserve">The obligations in this Deed </w:t>
      </w:r>
      <w:r>
        <w:rPr>
          <w:sz w:val="18"/>
          <w:szCs w:val="18"/>
        </w:rPr>
        <w:t xml:space="preserve">necessary to protect the Confidential Information </w:t>
      </w:r>
      <w:r w:rsidRPr="00503406">
        <w:rPr>
          <w:sz w:val="18"/>
          <w:szCs w:val="18"/>
        </w:rPr>
        <w:t xml:space="preserve">shall survive </w:t>
      </w:r>
      <w:r w:rsidR="00870EFC">
        <w:rPr>
          <w:sz w:val="18"/>
          <w:szCs w:val="18"/>
        </w:rPr>
        <w:t xml:space="preserve">both </w:t>
      </w:r>
      <w:r>
        <w:rPr>
          <w:sz w:val="18"/>
          <w:szCs w:val="18"/>
        </w:rPr>
        <w:t xml:space="preserve">the expiration of the term and the </w:t>
      </w:r>
      <w:r w:rsidRPr="00503406">
        <w:rPr>
          <w:sz w:val="18"/>
          <w:szCs w:val="18"/>
        </w:rPr>
        <w:t xml:space="preserve">termination of any discussions or negotiations between the </w:t>
      </w:r>
      <w:r>
        <w:rPr>
          <w:sz w:val="18"/>
          <w:szCs w:val="18"/>
        </w:rPr>
        <w:t>P</w:t>
      </w:r>
      <w:r w:rsidRPr="00503406">
        <w:rPr>
          <w:sz w:val="18"/>
          <w:szCs w:val="18"/>
        </w:rPr>
        <w:t>arties regarding the Purpose</w:t>
      </w:r>
      <w:r w:rsidR="004D7DF1">
        <w:rPr>
          <w:sz w:val="18"/>
          <w:szCs w:val="18"/>
        </w:rPr>
        <w:t>,</w:t>
      </w:r>
      <w:r>
        <w:rPr>
          <w:sz w:val="18"/>
          <w:szCs w:val="18"/>
        </w:rPr>
        <w:t xml:space="preserve"> for so long as the Confidential Information remains confidential</w:t>
      </w:r>
      <w:r w:rsidR="008F13FE" w:rsidRPr="00503406">
        <w:rPr>
          <w:sz w:val="18"/>
          <w:szCs w:val="18"/>
        </w:rPr>
        <w:t>.</w:t>
      </w:r>
    </w:p>
    <w:p w14:paraId="5E2778B0" w14:textId="77777777" w:rsidR="008F13FE" w:rsidRPr="00503406" w:rsidRDefault="008F13FE" w:rsidP="008F13FE">
      <w:pPr>
        <w:pStyle w:val="Ttulo2"/>
        <w:rPr>
          <w:sz w:val="18"/>
          <w:szCs w:val="21"/>
        </w:rPr>
      </w:pPr>
      <w:r w:rsidRPr="00503406">
        <w:rPr>
          <w:sz w:val="18"/>
          <w:szCs w:val="21"/>
        </w:rPr>
        <w:t>Jurisdiction</w:t>
      </w:r>
    </w:p>
    <w:p w14:paraId="3ED080EB" w14:textId="2B9CD9AD" w:rsidR="00A4111C" w:rsidRDefault="004B73D3" w:rsidP="00A4111C">
      <w:pPr>
        <w:pStyle w:val="Textoindependiente2"/>
        <w:rPr>
          <w:sz w:val="18"/>
          <w:szCs w:val="18"/>
        </w:rPr>
      </w:pPr>
      <w:r w:rsidRPr="004B73D3">
        <w:rPr>
          <w:sz w:val="18"/>
          <w:szCs w:val="18"/>
        </w:rPr>
        <w:t>This Deed shall be governed by and construed in accordance with the laws of the Republic of Chile. Each Party irrevocably submits to the non-exclusive jurisdiction of the courts of Santiago, Chile</w:t>
      </w:r>
      <w:r w:rsidR="00A4111C">
        <w:rPr>
          <w:sz w:val="18"/>
          <w:szCs w:val="18"/>
        </w:rPr>
        <w:t>.</w:t>
      </w:r>
    </w:p>
    <w:p w14:paraId="6424E913" w14:textId="493985D8" w:rsidR="008F13FE" w:rsidRPr="00A4111C" w:rsidRDefault="008F13FE" w:rsidP="00A4111C">
      <w:pPr>
        <w:pStyle w:val="Ttulo2"/>
        <w:rPr>
          <w:sz w:val="18"/>
          <w:szCs w:val="18"/>
        </w:rPr>
      </w:pPr>
      <w:r w:rsidRPr="00A4111C">
        <w:rPr>
          <w:sz w:val="18"/>
          <w:szCs w:val="21"/>
        </w:rPr>
        <w:t>Waiver</w:t>
      </w:r>
    </w:p>
    <w:p w14:paraId="770E6873" w14:textId="277C9BD9" w:rsidR="008F13FE" w:rsidRPr="00503406" w:rsidRDefault="008F13FE" w:rsidP="008F13FE">
      <w:pPr>
        <w:pStyle w:val="Textoindependiente2"/>
        <w:rPr>
          <w:sz w:val="18"/>
          <w:szCs w:val="18"/>
        </w:rPr>
      </w:pPr>
      <w:r w:rsidRPr="00503406">
        <w:rPr>
          <w:sz w:val="18"/>
          <w:szCs w:val="18"/>
        </w:rPr>
        <w:t xml:space="preserve">The non-exercise of or delay in exercising any power or right of a Party does not operate as a waiver of that power or right, nor does any single exercise of a power or right preclude any other or further exercise of it or the exercise of any other power or right.  A power or right may only be waived in writing, signed by the Party </w:t>
      </w:r>
      <w:r w:rsidR="007C316D">
        <w:rPr>
          <w:sz w:val="18"/>
          <w:szCs w:val="18"/>
        </w:rPr>
        <w:t>granting</w:t>
      </w:r>
      <w:r w:rsidRPr="00503406">
        <w:rPr>
          <w:sz w:val="18"/>
          <w:szCs w:val="18"/>
        </w:rPr>
        <w:t xml:space="preserve"> the waiver.</w:t>
      </w:r>
    </w:p>
    <w:p w14:paraId="25CBADB7" w14:textId="208F676A" w:rsidR="00E40DB8" w:rsidRDefault="00E40DB8" w:rsidP="008F13FE">
      <w:pPr>
        <w:pStyle w:val="Ttulo2"/>
        <w:rPr>
          <w:sz w:val="18"/>
          <w:szCs w:val="21"/>
        </w:rPr>
      </w:pPr>
      <w:r>
        <w:rPr>
          <w:sz w:val="18"/>
          <w:szCs w:val="21"/>
        </w:rPr>
        <w:t>Privilege Maintained</w:t>
      </w:r>
    </w:p>
    <w:p w14:paraId="7F54E72D" w14:textId="250E835B" w:rsidR="00E40DB8" w:rsidRPr="00E40DB8" w:rsidRDefault="00E40DB8" w:rsidP="00E40DB8">
      <w:pPr>
        <w:pStyle w:val="Textoindependiente2"/>
        <w:rPr>
          <w:sz w:val="18"/>
          <w:szCs w:val="18"/>
        </w:rPr>
      </w:pPr>
      <w:r w:rsidRPr="00E40DB8">
        <w:rPr>
          <w:sz w:val="18"/>
          <w:szCs w:val="18"/>
        </w:rPr>
        <w:t>The Parties acknowledge that to the extent that any Confidential Information is covered or protected by legal advice, litigation, common interest or any other privilege or similar doctrine, disclosure of such Confidential Information to the Receiving Party shall not, and is not intended to, constitute a waiver of that privilege or protection</w:t>
      </w:r>
      <w:r>
        <w:rPr>
          <w:sz w:val="18"/>
          <w:szCs w:val="18"/>
        </w:rPr>
        <w:t>.</w:t>
      </w:r>
    </w:p>
    <w:p w14:paraId="7EC9E8DA" w14:textId="6361461D" w:rsidR="008F13FE" w:rsidRPr="00503406" w:rsidRDefault="008F13FE" w:rsidP="008F13FE">
      <w:pPr>
        <w:pStyle w:val="Ttulo2"/>
        <w:rPr>
          <w:sz w:val="18"/>
          <w:szCs w:val="21"/>
        </w:rPr>
      </w:pPr>
      <w:r w:rsidRPr="00503406">
        <w:rPr>
          <w:sz w:val="18"/>
          <w:szCs w:val="21"/>
        </w:rPr>
        <w:t>Amendment</w:t>
      </w:r>
    </w:p>
    <w:p w14:paraId="22F6F4C0" w14:textId="77777777" w:rsidR="008F13FE" w:rsidRPr="00503406" w:rsidRDefault="008F13FE" w:rsidP="008F13FE">
      <w:pPr>
        <w:pStyle w:val="Textoindependiente2"/>
        <w:rPr>
          <w:sz w:val="18"/>
          <w:szCs w:val="18"/>
        </w:rPr>
      </w:pPr>
      <w:r w:rsidRPr="00503406">
        <w:rPr>
          <w:sz w:val="18"/>
          <w:szCs w:val="18"/>
        </w:rPr>
        <w:t>This Deed may only be amended or supplemented in writing, signed by the Parties.</w:t>
      </w:r>
    </w:p>
    <w:p w14:paraId="77181F78" w14:textId="77777777" w:rsidR="008F13FE" w:rsidRPr="00503406" w:rsidRDefault="008F13FE" w:rsidP="008F13FE">
      <w:pPr>
        <w:pStyle w:val="Ttulo2"/>
        <w:rPr>
          <w:sz w:val="18"/>
          <w:szCs w:val="21"/>
        </w:rPr>
      </w:pPr>
      <w:r w:rsidRPr="00503406">
        <w:rPr>
          <w:sz w:val="18"/>
          <w:szCs w:val="21"/>
        </w:rPr>
        <w:t>Costs</w:t>
      </w:r>
    </w:p>
    <w:p w14:paraId="737C47DC" w14:textId="77777777" w:rsidR="008F13FE" w:rsidRPr="00503406" w:rsidRDefault="008F13FE" w:rsidP="008F13FE">
      <w:pPr>
        <w:pStyle w:val="Textoindependiente2"/>
        <w:rPr>
          <w:sz w:val="18"/>
          <w:szCs w:val="18"/>
        </w:rPr>
      </w:pPr>
      <w:r w:rsidRPr="00503406">
        <w:rPr>
          <w:sz w:val="18"/>
          <w:szCs w:val="18"/>
        </w:rPr>
        <w:t>The Parties are to bear their own costs associated with the negotiation and execution of this Deed.</w:t>
      </w:r>
    </w:p>
    <w:p w14:paraId="01DDBA23" w14:textId="77777777" w:rsidR="008F13FE" w:rsidRPr="00503406" w:rsidRDefault="008F13FE" w:rsidP="008F13FE">
      <w:pPr>
        <w:pStyle w:val="Ttulo2"/>
        <w:rPr>
          <w:sz w:val="18"/>
          <w:szCs w:val="21"/>
        </w:rPr>
      </w:pPr>
      <w:r w:rsidRPr="00503406">
        <w:rPr>
          <w:sz w:val="18"/>
          <w:szCs w:val="21"/>
        </w:rPr>
        <w:t>Severability</w:t>
      </w:r>
    </w:p>
    <w:p w14:paraId="323A83E4" w14:textId="6D921793" w:rsidR="008F13FE" w:rsidRPr="00503406" w:rsidRDefault="008F13FE" w:rsidP="008F13FE">
      <w:pPr>
        <w:pStyle w:val="Textoindependiente2"/>
        <w:rPr>
          <w:sz w:val="18"/>
          <w:szCs w:val="18"/>
        </w:rPr>
      </w:pPr>
      <w:r w:rsidRPr="00503406">
        <w:rPr>
          <w:sz w:val="18"/>
          <w:szCs w:val="18"/>
        </w:rPr>
        <w:t>Any provision of this Deed which is prohibited or unenforceable in any jurisdiction is ineffective to the extent of the prohibition or unenforceability</w:t>
      </w:r>
      <w:r w:rsidR="000E50C8">
        <w:rPr>
          <w:sz w:val="18"/>
          <w:szCs w:val="18"/>
        </w:rPr>
        <w:t xml:space="preserve"> and shall be read down where possible</w:t>
      </w:r>
      <w:r w:rsidR="0099698A">
        <w:rPr>
          <w:sz w:val="18"/>
          <w:szCs w:val="18"/>
        </w:rPr>
        <w:t xml:space="preserve"> to the extent that it becomes permitted and enforceable</w:t>
      </w:r>
      <w:r w:rsidRPr="00503406">
        <w:rPr>
          <w:sz w:val="18"/>
          <w:szCs w:val="18"/>
        </w:rPr>
        <w:t xml:space="preserve">. </w:t>
      </w:r>
      <w:r w:rsidR="00435712">
        <w:rPr>
          <w:sz w:val="18"/>
          <w:szCs w:val="18"/>
        </w:rPr>
        <w:t>The existence of such a provision</w:t>
      </w:r>
      <w:r w:rsidRPr="00503406">
        <w:rPr>
          <w:sz w:val="18"/>
          <w:szCs w:val="18"/>
        </w:rPr>
        <w:t xml:space="preserve"> does not invalidate the remaining provisions of this Deed nor affect the validity or enforceability of that provision in any other jurisdiction.</w:t>
      </w:r>
    </w:p>
    <w:p w14:paraId="0ABADA06" w14:textId="77777777" w:rsidR="00B013BD" w:rsidRPr="00B013BD" w:rsidRDefault="00B013BD" w:rsidP="00B013BD">
      <w:pPr>
        <w:pStyle w:val="Ttulo2"/>
        <w:rPr>
          <w:sz w:val="18"/>
          <w:szCs w:val="21"/>
        </w:rPr>
      </w:pPr>
      <w:r w:rsidRPr="00B013BD">
        <w:rPr>
          <w:sz w:val="18"/>
          <w:szCs w:val="21"/>
        </w:rPr>
        <w:t>Rights cumulative</w:t>
      </w:r>
    </w:p>
    <w:p w14:paraId="3D4ACA75" w14:textId="77777777" w:rsidR="00B013BD" w:rsidRPr="00B013BD" w:rsidRDefault="00B013BD" w:rsidP="006716B4">
      <w:pPr>
        <w:pStyle w:val="Textoindependiente2"/>
        <w:rPr>
          <w:b/>
          <w:sz w:val="18"/>
          <w:szCs w:val="18"/>
        </w:rPr>
      </w:pPr>
      <w:r w:rsidRPr="00B013BD">
        <w:rPr>
          <w:sz w:val="18"/>
          <w:szCs w:val="18"/>
        </w:rPr>
        <w:t>Except as expressly stated otherwise in this Deed, the rights of a Party under this Deed are cumulative and are in addition to any other rights of that Party.</w:t>
      </w:r>
    </w:p>
    <w:p w14:paraId="7945BFC5" w14:textId="77777777" w:rsidR="00B013BD" w:rsidRPr="00B013BD" w:rsidRDefault="00B013BD" w:rsidP="00B013BD">
      <w:pPr>
        <w:pStyle w:val="Ttulo2"/>
        <w:rPr>
          <w:sz w:val="18"/>
          <w:szCs w:val="21"/>
        </w:rPr>
      </w:pPr>
      <w:r w:rsidRPr="00B013BD">
        <w:rPr>
          <w:sz w:val="18"/>
          <w:szCs w:val="21"/>
        </w:rPr>
        <w:t>Further steps</w:t>
      </w:r>
    </w:p>
    <w:p w14:paraId="03DADD89" w14:textId="77777777" w:rsidR="00B013BD" w:rsidRPr="00B013BD" w:rsidRDefault="00B013BD" w:rsidP="00B013BD">
      <w:pPr>
        <w:pStyle w:val="Textoindependiente2"/>
        <w:rPr>
          <w:sz w:val="18"/>
          <w:szCs w:val="18"/>
        </w:rPr>
      </w:pPr>
      <w:r w:rsidRPr="00B013BD">
        <w:rPr>
          <w:sz w:val="18"/>
          <w:szCs w:val="18"/>
        </w:rPr>
        <w:t>Each Party must promptly do whatever any other Party reasonably requires of it to give effect to this Deed and to perform its obligations under it.</w:t>
      </w:r>
    </w:p>
    <w:p w14:paraId="32C2002A" w14:textId="77777777" w:rsidR="00B013BD" w:rsidRPr="00B013BD" w:rsidRDefault="00B013BD" w:rsidP="00B013BD">
      <w:pPr>
        <w:pStyle w:val="Ttulo2"/>
        <w:rPr>
          <w:sz w:val="18"/>
          <w:szCs w:val="21"/>
        </w:rPr>
      </w:pPr>
      <w:r w:rsidRPr="00B013BD">
        <w:rPr>
          <w:sz w:val="18"/>
          <w:szCs w:val="21"/>
        </w:rPr>
        <w:lastRenderedPageBreak/>
        <w:t>Assignment</w:t>
      </w:r>
    </w:p>
    <w:p w14:paraId="40A226A2" w14:textId="578D0C85" w:rsidR="00B013BD" w:rsidRPr="00B013BD" w:rsidRDefault="00B013BD" w:rsidP="00B013BD">
      <w:pPr>
        <w:pStyle w:val="Textoindependiente2"/>
        <w:rPr>
          <w:sz w:val="18"/>
          <w:szCs w:val="18"/>
        </w:rPr>
      </w:pPr>
      <w:r w:rsidRPr="00B013BD">
        <w:rPr>
          <w:sz w:val="18"/>
          <w:szCs w:val="18"/>
        </w:rPr>
        <w:t>A Party must not assign or deal with any right under this Deed without the prior written consent of the other Party.</w:t>
      </w:r>
    </w:p>
    <w:p w14:paraId="28E07931" w14:textId="3A3C9162" w:rsidR="00B013BD" w:rsidRPr="00B013BD" w:rsidRDefault="00B013BD" w:rsidP="00B013BD">
      <w:pPr>
        <w:pStyle w:val="Ttulo2"/>
        <w:rPr>
          <w:sz w:val="18"/>
          <w:szCs w:val="21"/>
        </w:rPr>
      </w:pPr>
      <w:r w:rsidRPr="00B013BD">
        <w:rPr>
          <w:sz w:val="18"/>
          <w:szCs w:val="21"/>
        </w:rPr>
        <w:t>Counterparts</w:t>
      </w:r>
    </w:p>
    <w:p w14:paraId="4696036C" w14:textId="77777777" w:rsidR="00B013BD" w:rsidRPr="00B013BD" w:rsidRDefault="00B013BD" w:rsidP="00B013BD">
      <w:pPr>
        <w:pStyle w:val="Textoindependiente2"/>
        <w:rPr>
          <w:sz w:val="18"/>
          <w:szCs w:val="18"/>
        </w:rPr>
      </w:pPr>
      <w:r w:rsidRPr="00B013BD">
        <w:rPr>
          <w:sz w:val="18"/>
          <w:szCs w:val="18"/>
        </w:rPr>
        <w:t>This Deed may consist of a number of counterparts and, if so, the counterparts taken together constitute one document.</w:t>
      </w:r>
    </w:p>
    <w:p w14:paraId="040E3009" w14:textId="77777777" w:rsidR="00B013BD" w:rsidRPr="00B013BD" w:rsidRDefault="00B013BD" w:rsidP="00B013BD">
      <w:pPr>
        <w:pStyle w:val="Ttulo2"/>
        <w:rPr>
          <w:sz w:val="18"/>
          <w:szCs w:val="21"/>
        </w:rPr>
      </w:pPr>
      <w:r w:rsidRPr="00B013BD">
        <w:rPr>
          <w:sz w:val="18"/>
          <w:szCs w:val="21"/>
        </w:rPr>
        <w:t>Scanned or Electronic Signatures</w:t>
      </w:r>
    </w:p>
    <w:p w14:paraId="19407008" w14:textId="2F558F07" w:rsidR="00B013BD" w:rsidRPr="00B013BD" w:rsidRDefault="00B013BD" w:rsidP="00B013BD">
      <w:pPr>
        <w:pStyle w:val="Textoindependiente2"/>
        <w:rPr>
          <w:sz w:val="18"/>
          <w:szCs w:val="18"/>
        </w:rPr>
      </w:pPr>
      <w:r w:rsidRPr="00B013BD">
        <w:rPr>
          <w:sz w:val="18"/>
          <w:szCs w:val="18"/>
        </w:rPr>
        <w:t>The use of an electronic signature and or a scanned copy of this document containing a wet ink signature shall have the same legal effect as a document with an original wet ink signature.</w:t>
      </w:r>
    </w:p>
    <w:p w14:paraId="09E29DFF" w14:textId="70EEEE7F" w:rsidR="008F13FE" w:rsidRPr="00503406" w:rsidRDefault="008F13FE" w:rsidP="008F13FE">
      <w:pPr>
        <w:pStyle w:val="Ttulo2"/>
        <w:rPr>
          <w:sz w:val="18"/>
          <w:szCs w:val="21"/>
        </w:rPr>
      </w:pPr>
      <w:r w:rsidRPr="00503406">
        <w:rPr>
          <w:sz w:val="18"/>
          <w:szCs w:val="21"/>
        </w:rPr>
        <w:t>Entire Understanding</w:t>
      </w:r>
    </w:p>
    <w:p w14:paraId="55D3F3C9" w14:textId="77777777" w:rsidR="008F13FE" w:rsidRPr="00503406" w:rsidRDefault="008F13FE" w:rsidP="008F13FE">
      <w:pPr>
        <w:pStyle w:val="Textoindependiente2"/>
        <w:rPr>
          <w:sz w:val="18"/>
          <w:szCs w:val="18"/>
        </w:rPr>
      </w:pPr>
      <w:r w:rsidRPr="00503406">
        <w:rPr>
          <w:sz w:val="18"/>
          <w:szCs w:val="18"/>
        </w:rPr>
        <w:t>This Deed contains the entire understanding between the Parties concerning the subject matter contained in it. All previous representations, warranties, explanations and commitments, expressed or implied, affecting the subject matter are superseded by this document and have no effect.</w:t>
      </w:r>
    </w:p>
    <w:p w14:paraId="72DFB12B" w14:textId="36E8D8F2" w:rsidR="008F13FE" w:rsidRDefault="008F13FE"/>
    <w:p w14:paraId="1DD78173" w14:textId="6F8DE1D4" w:rsidR="00D732DC" w:rsidRDefault="00D732DC"/>
    <w:p w14:paraId="311D860A" w14:textId="3E0A3E1C" w:rsidR="00D732DC" w:rsidRPr="00B701EC" w:rsidRDefault="00B701EC" w:rsidP="00B701EC">
      <w:pPr>
        <w:jc w:val="center"/>
        <w:rPr>
          <w:b/>
          <w:bCs/>
        </w:rPr>
      </w:pPr>
      <w:r>
        <w:rPr>
          <w:b/>
          <w:bCs/>
        </w:rPr>
        <w:t>The remainder of this page is intentionally blank</w:t>
      </w:r>
    </w:p>
    <w:p w14:paraId="31D02AED" w14:textId="77777777" w:rsidR="00F87A4E" w:rsidRDefault="00F87A4E">
      <w:pPr>
        <w:spacing w:after="160" w:line="259" w:lineRule="auto"/>
        <w:jc w:val="left"/>
        <w:rPr>
          <w:b/>
        </w:rPr>
      </w:pPr>
      <w:r>
        <w:br w:type="page"/>
      </w:r>
    </w:p>
    <w:p w14:paraId="61294E38" w14:textId="1F3E3DA8" w:rsidR="008F13FE" w:rsidRPr="005D1C3F" w:rsidRDefault="008F13FE" w:rsidP="008F13FE">
      <w:pPr>
        <w:pStyle w:val="Recital"/>
      </w:pPr>
      <w:r w:rsidRPr="005D1C3F">
        <w:lastRenderedPageBreak/>
        <w:t xml:space="preserve">EXECUTED as a </w:t>
      </w:r>
      <w:r>
        <w:t>D</w:t>
      </w:r>
      <w:r w:rsidRPr="005D1C3F">
        <w:t>eed.</w:t>
      </w:r>
    </w:p>
    <w:tbl>
      <w:tblPr>
        <w:tblW w:w="9129" w:type="dxa"/>
        <w:tblLayout w:type="fixed"/>
        <w:tblLook w:val="0000" w:firstRow="0" w:lastRow="0" w:firstColumn="0" w:lastColumn="0" w:noHBand="0" w:noVBand="0"/>
      </w:tblPr>
      <w:tblGrid>
        <w:gridCol w:w="4423"/>
        <w:gridCol w:w="283"/>
        <w:gridCol w:w="4423"/>
      </w:tblGrid>
      <w:tr w:rsidR="008F13FE" w:rsidRPr="00093608" w14:paraId="30123376" w14:textId="77777777" w:rsidTr="006F54AB">
        <w:trPr>
          <w:cantSplit/>
        </w:trPr>
        <w:tc>
          <w:tcPr>
            <w:tcW w:w="9129" w:type="dxa"/>
            <w:gridSpan w:val="3"/>
          </w:tcPr>
          <w:p w14:paraId="25F68D49" w14:textId="3F7D71B0" w:rsidR="008F13FE" w:rsidRDefault="00C137ED" w:rsidP="006F54AB">
            <w:pPr>
              <w:rPr>
                <w:i/>
              </w:rPr>
            </w:pPr>
            <w:r>
              <w:rPr>
                <w:b/>
              </w:rPr>
              <w:t>Signed, Sealed and Delivered</w:t>
            </w:r>
            <w:r w:rsidR="008F13FE" w:rsidRPr="00093608">
              <w:t xml:space="preserve"> by </w:t>
            </w:r>
            <w:r w:rsidRPr="00E00223">
              <w:rPr>
                <w:b/>
                <w:bCs/>
              </w:rPr>
              <w:t>Loop Hydrometallurgy</w:t>
            </w:r>
            <w:r w:rsidR="000F6F57" w:rsidRPr="00E00223">
              <w:t xml:space="preserve"> </w:t>
            </w:r>
            <w:r w:rsidR="008F13FE" w:rsidRPr="00E00223">
              <w:rPr>
                <w:b/>
              </w:rPr>
              <w:t>Pty Ltd</w:t>
            </w:r>
            <w:r w:rsidR="004E53B5">
              <w:rPr>
                <w:b/>
              </w:rPr>
              <w:t xml:space="preserve"> </w:t>
            </w:r>
            <w:r w:rsidR="008F13FE" w:rsidRPr="008E6B67">
              <w:t>in</w:t>
            </w:r>
            <w:r w:rsidR="008F13FE" w:rsidRPr="00093608">
              <w:t xml:space="preserve"> accordance with s127 of the </w:t>
            </w:r>
            <w:r w:rsidR="008F13FE" w:rsidRPr="008D0565">
              <w:rPr>
                <w:i/>
              </w:rPr>
              <w:t>Corporations Act 2001</w:t>
            </w:r>
          </w:p>
          <w:p w14:paraId="16A416FA" w14:textId="6A10EA39" w:rsidR="00D732DC" w:rsidRPr="00093608" w:rsidRDefault="00D732DC" w:rsidP="006F54AB"/>
        </w:tc>
      </w:tr>
      <w:tr w:rsidR="008F13FE" w:rsidRPr="00093608" w14:paraId="67FC952E" w14:textId="77777777" w:rsidTr="006F54AB">
        <w:tc>
          <w:tcPr>
            <w:tcW w:w="4423" w:type="dxa"/>
            <w:tcBorders>
              <w:bottom w:val="single" w:sz="4" w:space="0" w:color="auto"/>
            </w:tcBorders>
          </w:tcPr>
          <w:p w14:paraId="2812134C" w14:textId="529CF994" w:rsidR="008F13FE" w:rsidRDefault="008F13FE" w:rsidP="006F54AB"/>
          <w:p w14:paraId="6B1F77BB" w14:textId="77777777" w:rsidR="00FA4F5B" w:rsidRDefault="00FA4F5B" w:rsidP="006F54AB"/>
          <w:p w14:paraId="6457715A" w14:textId="759B503D" w:rsidR="00362747" w:rsidRDefault="00362747" w:rsidP="006F54AB"/>
          <w:p w14:paraId="62622526" w14:textId="6A381FB5" w:rsidR="00FA4F5B" w:rsidRDefault="00FA4F5B" w:rsidP="006F54AB"/>
          <w:p w14:paraId="06255B18" w14:textId="77777777" w:rsidR="00FA4F5B" w:rsidRPr="00093608" w:rsidRDefault="00FA4F5B" w:rsidP="006F54AB"/>
          <w:p w14:paraId="587B22B9" w14:textId="77777777" w:rsidR="008F13FE" w:rsidRPr="00093608" w:rsidRDefault="008F13FE" w:rsidP="006F54AB"/>
        </w:tc>
        <w:tc>
          <w:tcPr>
            <w:tcW w:w="283" w:type="dxa"/>
          </w:tcPr>
          <w:p w14:paraId="06F0046D" w14:textId="77777777" w:rsidR="008F13FE" w:rsidRPr="00093608" w:rsidRDefault="008F13FE" w:rsidP="006F54AB"/>
        </w:tc>
        <w:tc>
          <w:tcPr>
            <w:tcW w:w="4423" w:type="dxa"/>
            <w:tcBorders>
              <w:bottom w:val="single" w:sz="4" w:space="0" w:color="auto"/>
            </w:tcBorders>
          </w:tcPr>
          <w:p w14:paraId="40E68EAF" w14:textId="30973647" w:rsidR="008F13FE" w:rsidRPr="00093608" w:rsidRDefault="008F13FE" w:rsidP="006F54AB"/>
        </w:tc>
      </w:tr>
      <w:tr w:rsidR="008F13FE" w:rsidRPr="00093608" w14:paraId="02611E9D" w14:textId="77777777" w:rsidTr="006F54AB">
        <w:tc>
          <w:tcPr>
            <w:tcW w:w="4423" w:type="dxa"/>
          </w:tcPr>
          <w:p w14:paraId="5FF3FC19" w14:textId="310B1B34" w:rsidR="008F13FE" w:rsidRPr="00093608" w:rsidRDefault="008F13FE" w:rsidP="006F54AB">
            <w:r w:rsidRPr="00093608">
              <w:t xml:space="preserve">Signature of </w:t>
            </w:r>
            <w:r w:rsidR="00C137ED">
              <w:t>Director</w:t>
            </w:r>
            <w:r w:rsidRPr="00093608">
              <w:t xml:space="preserve"> </w:t>
            </w:r>
          </w:p>
        </w:tc>
        <w:tc>
          <w:tcPr>
            <w:tcW w:w="283" w:type="dxa"/>
          </w:tcPr>
          <w:p w14:paraId="2E1B249F" w14:textId="77777777" w:rsidR="008F13FE" w:rsidRPr="00093608" w:rsidRDefault="008F13FE" w:rsidP="006F54AB"/>
        </w:tc>
        <w:tc>
          <w:tcPr>
            <w:tcW w:w="4423" w:type="dxa"/>
            <w:tcBorders>
              <w:top w:val="single" w:sz="4" w:space="0" w:color="auto"/>
            </w:tcBorders>
          </w:tcPr>
          <w:p w14:paraId="6258C3EC" w14:textId="1BDDCE08" w:rsidR="008F13FE" w:rsidRPr="00093608" w:rsidRDefault="008F13FE" w:rsidP="006F54AB">
            <w:r>
              <w:t xml:space="preserve">Signature of </w:t>
            </w:r>
            <w:r w:rsidR="00C137ED">
              <w:t>Director</w:t>
            </w:r>
          </w:p>
        </w:tc>
      </w:tr>
      <w:tr w:rsidR="008F13FE" w:rsidRPr="00093608" w14:paraId="5FC64BE2" w14:textId="77777777" w:rsidTr="006F54AB">
        <w:tc>
          <w:tcPr>
            <w:tcW w:w="4423" w:type="dxa"/>
            <w:tcBorders>
              <w:bottom w:val="single" w:sz="4" w:space="0" w:color="auto"/>
            </w:tcBorders>
          </w:tcPr>
          <w:p w14:paraId="62E01366" w14:textId="77777777" w:rsidR="008F13FE" w:rsidRDefault="008F13FE" w:rsidP="006F54AB"/>
          <w:p w14:paraId="5E697EDD" w14:textId="374B9036" w:rsidR="008F13FE" w:rsidRPr="00FA4F5B" w:rsidRDefault="008F13FE" w:rsidP="006F54AB">
            <w:pPr>
              <w:rPr>
                <w:b/>
                <w:bCs/>
              </w:rPr>
            </w:pPr>
          </w:p>
        </w:tc>
        <w:tc>
          <w:tcPr>
            <w:tcW w:w="283" w:type="dxa"/>
          </w:tcPr>
          <w:p w14:paraId="1034DAFA" w14:textId="77777777" w:rsidR="008F13FE" w:rsidRPr="00093608" w:rsidRDefault="008F13FE" w:rsidP="006F54AB"/>
        </w:tc>
        <w:tc>
          <w:tcPr>
            <w:tcW w:w="4423" w:type="dxa"/>
            <w:tcBorders>
              <w:bottom w:val="single" w:sz="4" w:space="0" w:color="auto"/>
            </w:tcBorders>
          </w:tcPr>
          <w:p w14:paraId="56C15181" w14:textId="77777777" w:rsidR="008F13FE" w:rsidRDefault="008F13FE" w:rsidP="006F54AB"/>
          <w:p w14:paraId="05E2904B" w14:textId="77777777" w:rsidR="008F13FE" w:rsidRPr="00093608" w:rsidRDefault="008F13FE" w:rsidP="00E85036"/>
        </w:tc>
      </w:tr>
      <w:tr w:rsidR="008F13FE" w:rsidRPr="00093608" w14:paraId="3C76EECA" w14:textId="77777777" w:rsidTr="006F54AB">
        <w:tc>
          <w:tcPr>
            <w:tcW w:w="4423" w:type="dxa"/>
          </w:tcPr>
          <w:p w14:paraId="555A179C" w14:textId="2784D9B0" w:rsidR="008F13FE" w:rsidRPr="00093608" w:rsidRDefault="00191B1D" w:rsidP="006F54AB">
            <w:r>
              <w:t>Dave Sammut</w:t>
            </w:r>
          </w:p>
        </w:tc>
        <w:tc>
          <w:tcPr>
            <w:tcW w:w="283" w:type="dxa"/>
          </w:tcPr>
          <w:p w14:paraId="7C4894D5" w14:textId="77777777" w:rsidR="008F13FE" w:rsidRPr="00093608" w:rsidRDefault="008F13FE" w:rsidP="006F54AB"/>
        </w:tc>
        <w:tc>
          <w:tcPr>
            <w:tcW w:w="4423" w:type="dxa"/>
            <w:tcBorders>
              <w:top w:val="single" w:sz="4" w:space="0" w:color="auto"/>
            </w:tcBorders>
          </w:tcPr>
          <w:p w14:paraId="0782B56E" w14:textId="0B3F82F2" w:rsidR="008F13FE" w:rsidRPr="00093608" w:rsidRDefault="00191B1D" w:rsidP="006F54AB">
            <w:r>
              <w:t>Heath Warman</w:t>
            </w:r>
          </w:p>
        </w:tc>
      </w:tr>
    </w:tbl>
    <w:p w14:paraId="037705D7" w14:textId="77777777" w:rsidR="00362747" w:rsidRDefault="00362747" w:rsidP="008F13FE"/>
    <w:p w14:paraId="3F5F1E7F" w14:textId="77777777" w:rsidR="00A22C0A" w:rsidRDefault="00A22C0A" w:rsidP="008F13FE"/>
    <w:p w14:paraId="0BD6CC75" w14:textId="77777777" w:rsidR="00A22C0A" w:rsidRDefault="00A22C0A" w:rsidP="008F13FE"/>
    <w:p w14:paraId="6F513E81" w14:textId="77777777" w:rsidR="00A22C0A" w:rsidRDefault="00A22C0A" w:rsidP="008F13FE"/>
    <w:tbl>
      <w:tblPr>
        <w:tblW w:w="9129" w:type="dxa"/>
        <w:tblLayout w:type="fixed"/>
        <w:tblLook w:val="0000" w:firstRow="0" w:lastRow="0" w:firstColumn="0" w:lastColumn="0" w:noHBand="0" w:noVBand="0"/>
      </w:tblPr>
      <w:tblGrid>
        <w:gridCol w:w="4423"/>
        <w:gridCol w:w="283"/>
        <w:gridCol w:w="4423"/>
      </w:tblGrid>
      <w:tr w:rsidR="008F13FE" w:rsidRPr="00093608" w14:paraId="5994DD2E" w14:textId="77777777" w:rsidTr="006F54AB">
        <w:trPr>
          <w:cantSplit/>
        </w:trPr>
        <w:tc>
          <w:tcPr>
            <w:tcW w:w="9129" w:type="dxa"/>
            <w:gridSpan w:val="3"/>
          </w:tcPr>
          <w:p w14:paraId="29987A34" w14:textId="491C459C" w:rsidR="008F13FE" w:rsidRPr="00093608" w:rsidRDefault="00C137ED" w:rsidP="006F54AB">
            <w:bookmarkStart w:id="40" w:name="_Hlk73695702"/>
            <w:r>
              <w:rPr>
                <w:b/>
              </w:rPr>
              <w:t>Signed, Sealed and Delivered</w:t>
            </w:r>
            <w:r w:rsidR="008F13FE" w:rsidRPr="00093608">
              <w:t xml:space="preserve"> by </w:t>
            </w:r>
            <w:proofErr w:type="spellStart"/>
            <w:ins w:id="41" w:author="Heath Warman" w:date="2026-04-17T17:38:00Z">
              <w:r w:rsidR="00463ACC" w:rsidRPr="00463ACC">
                <w:rPr>
                  <w:b/>
                  <w:bCs/>
                  <w:lang w:val="en-GB"/>
                </w:rPr>
                <w:t>Compañia</w:t>
              </w:r>
              <w:proofErr w:type="spellEnd"/>
              <w:r w:rsidR="00463ACC" w:rsidRPr="00463ACC">
                <w:rPr>
                  <w:b/>
                  <w:bCs/>
                  <w:lang w:val="en-GB"/>
                </w:rPr>
                <w:t xml:space="preserve"> Minera San Geronimo</w:t>
              </w:r>
            </w:ins>
            <w:del w:id="42" w:author="Heath Warman" w:date="2026-04-17T17:38:00Z">
              <w:r w:rsidR="00A22C0A" w:rsidRPr="0003346F" w:rsidDel="00463ACC">
                <w:rPr>
                  <w:b/>
                  <w:highlight w:val="yellow"/>
                </w:rPr>
                <w:delText>Party 2</w:delText>
              </w:r>
            </w:del>
            <w:r w:rsidR="00C72233" w:rsidRPr="008E6B67">
              <w:t xml:space="preserve"> </w:t>
            </w:r>
            <w:r w:rsidR="006F005B" w:rsidRPr="005F2DA9">
              <w:t>in</w:t>
            </w:r>
            <w:r w:rsidR="008F13FE" w:rsidRPr="00093608">
              <w:t xml:space="preserve"> accordance with </w:t>
            </w:r>
            <w:del w:id="43" w:author="Heath Warman" w:date="2026-04-17T17:39:00Z">
              <w:r w:rsidR="008F13FE" w:rsidRPr="00093608" w:rsidDel="00463ACC">
                <w:delText xml:space="preserve">s127 of the </w:delText>
              </w:r>
              <w:r w:rsidR="008F13FE" w:rsidRPr="008D0565" w:rsidDel="00463ACC">
                <w:rPr>
                  <w:i/>
                </w:rPr>
                <w:delText>Corporations Act 2001</w:delText>
              </w:r>
            </w:del>
            <w:ins w:id="44" w:author="Heath Warman" w:date="2026-04-17T17:39:00Z">
              <w:r w:rsidR="00463ACC">
                <w:t>the rules under which it is constituted</w:t>
              </w:r>
            </w:ins>
          </w:p>
        </w:tc>
      </w:tr>
      <w:tr w:rsidR="008F13FE" w:rsidRPr="00093608" w14:paraId="22A085BB" w14:textId="77777777" w:rsidTr="006F54AB">
        <w:tc>
          <w:tcPr>
            <w:tcW w:w="4423" w:type="dxa"/>
            <w:tcBorders>
              <w:bottom w:val="single" w:sz="4" w:space="0" w:color="auto"/>
            </w:tcBorders>
          </w:tcPr>
          <w:p w14:paraId="2412B474" w14:textId="7CA1903E" w:rsidR="002B1B81" w:rsidRDefault="002B1B81" w:rsidP="006F54AB"/>
          <w:p w14:paraId="5D278D03" w14:textId="77777777" w:rsidR="002B1B81" w:rsidRPr="00093608" w:rsidRDefault="002B1B81" w:rsidP="006F54AB"/>
          <w:p w14:paraId="7EAC47FA" w14:textId="62245041" w:rsidR="008F13FE" w:rsidRDefault="008F13FE" w:rsidP="006F54AB"/>
          <w:p w14:paraId="2627B1B8" w14:textId="5BD9AD18" w:rsidR="00FA4F5B" w:rsidRDefault="00FA4F5B" w:rsidP="006F54AB"/>
          <w:p w14:paraId="48D255F9" w14:textId="48390CA5" w:rsidR="00FA4F5B" w:rsidRDefault="00FA4F5B" w:rsidP="006F54AB"/>
          <w:p w14:paraId="4FA6F1F4" w14:textId="77777777" w:rsidR="00FA4F5B" w:rsidRPr="00093608" w:rsidRDefault="00FA4F5B" w:rsidP="006F54AB"/>
          <w:p w14:paraId="3252501C" w14:textId="77777777" w:rsidR="008F13FE" w:rsidRPr="00093608" w:rsidRDefault="008F13FE" w:rsidP="006F54AB"/>
        </w:tc>
        <w:tc>
          <w:tcPr>
            <w:tcW w:w="283" w:type="dxa"/>
          </w:tcPr>
          <w:p w14:paraId="1AD8199E" w14:textId="77777777" w:rsidR="008F13FE" w:rsidRPr="00093608" w:rsidRDefault="008F13FE" w:rsidP="006F54AB"/>
        </w:tc>
        <w:tc>
          <w:tcPr>
            <w:tcW w:w="4423" w:type="dxa"/>
            <w:tcBorders>
              <w:bottom w:val="single" w:sz="4" w:space="0" w:color="auto"/>
            </w:tcBorders>
          </w:tcPr>
          <w:p w14:paraId="6F5B74E6" w14:textId="77777777" w:rsidR="008F13FE" w:rsidRPr="00093608" w:rsidRDefault="008F13FE" w:rsidP="006F54AB"/>
        </w:tc>
      </w:tr>
      <w:tr w:rsidR="008F13FE" w:rsidRPr="00093608" w14:paraId="73F396CC" w14:textId="77777777" w:rsidTr="006F54AB">
        <w:tc>
          <w:tcPr>
            <w:tcW w:w="4423" w:type="dxa"/>
          </w:tcPr>
          <w:p w14:paraId="03371940" w14:textId="2C6799EA" w:rsidR="008F13FE" w:rsidRPr="00093608" w:rsidRDefault="008F13FE" w:rsidP="006F54AB">
            <w:r w:rsidRPr="00093608">
              <w:t xml:space="preserve">Signature of </w:t>
            </w:r>
            <w:r w:rsidR="00C137ED">
              <w:t>Director</w:t>
            </w:r>
            <w:r w:rsidRPr="00093608">
              <w:t xml:space="preserve"> </w:t>
            </w:r>
          </w:p>
        </w:tc>
        <w:tc>
          <w:tcPr>
            <w:tcW w:w="283" w:type="dxa"/>
          </w:tcPr>
          <w:p w14:paraId="73D05635" w14:textId="77777777" w:rsidR="008F13FE" w:rsidRPr="00093608" w:rsidRDefault="008F13FE" w:rsidP="006F54AB"/>
        </w:tc>
        <w:tc>
          <w:tcPr>
            <w:tcW w:w="4423" w:type="dxa"/>
            <w:tcBorders>
              <w:top w:val="single" w:sz="4" w:space="0" w:color="auto"/>
            </w:tcBorders>
          </w:tcPr>
          <w:p w14:paraId="1A8824AC" w14:textId="2B79E135" w:rsidR="008F13FE" w:rsidRPr="00093608" w:rsidRDefault="008F13FE" w:rsidP="006F54AB">
            <w:r>
              <w:t xml:space="preserve">Signature of </w:t>
            </w:r>
            <w:r w:rsidR="00C137ED">
              <w:t>Director/Company Secretary</w:t>
            </w:r>
          </w:p>
        </w:tc>
      </w:tr>
      <w:tr w:rsidR="008F13FE" w:rsidRPr="00093608" w14:paraId="3CA2D87B" w14:textId="77777777" w:rsidTr="006F54AB">
        <w:tc>
          <w:tcPr>
            <w:tcW w:w="4423" w:type="dxa"/>
            <w:tcBorders>
              <w:bottom w:val="single" w:sz="4" w:space="0" w:color="auto"/>
            </w:tcBorders>
          </w:tcPr>
          <w:p w14:paraId="62ED18C7" w14:textId="77777777" w:rsidR="008F13FE" w:rsidRDefault="008F13FE" w:rsidP="006F54AB"/>
          <w:p w14:paraId="6FC62954" w14:textId="3B544526" w:rsidR="008F13FE" w:rsidRPr="00093608" w:rsidRDefault="008F13FE" w:rsidP="006F54AB"/>
        </w:tc>
        <w:tc>
          <w:tcPr>
            <w:tcW w:w="283" w:type="dxa"/>
          </w:tcPr>
          <w:p w14:paraId="202C7414" w14:textId="77777777" w:rsidR="008F13FE" w:rsidRPr="00093608" w:rsidRDefault="008F13FE" w:rsidP="006F54AB"/>
        </w:tc>
        <w:tc>
          <w:tcPr>
            <w:tcW w:w="4423" w:type="dxa"/>
            <w:tcBorders>
              <w:bottom w:val="single" w:sz="4" w:space="0" w:color="auto"/>
            </w:tcBorders>
          </w:tcPr>
          <w:p w14:paraId="646DE0C8" w14:textId="77777777" w:rsidR="008F13FE" w:rsidRDefault="008F13FE" w:rsidP="006F54AB"/>
          <w:p w14:paraId="6E39DB66" w14:textId="77777777" w:rsidR="008F13FE" w:rsidRPr="00093608" w:rsidRDefault="008F13FE" w:rsidP="006F005B"/>
        </w:tc>
      </w:tr>
      <w:tr w:rsidR="008F13FE" w:rsidRPr="00093608" w14:paraId="1A049119" w14:textId="77777777" w:rsidTr="006F54AB">
        <w:tc>
          <w:tcPr>
            <w:tcW w:w="4423" w:type="dxa"/>
          </w:tcPr>
          <w:p w14:paraId="4E57CD69" w14:textId="6DFCBB87" w:rsidR="008F13FE" w:rsidRPr="00093608" w:rsidRDefault="008F13FE" w:rsidP="006F54AB">
            <w:r w:rsidRPr="00093608">
              <w:t>FULL NAME</w:t>
            </w:r>
          </w:p>
        </w:tc>
        <w:tc>
          <w:tcPr>
            <w:tcW w:w="283" w:type="dxa"/>
          </w:tcPr>
          <w:p w14:paraId="1970101C" w14:textId="77777777" w:rsidR="008F13FE" w:rsidRPr="00093608" w:rsidRDefault="008F13FE" w:rsidP="006F54AB"/>
        </w:tc>
        <w:tc>
          <w:tcPr>
            <w:tcW w:w="4423" w:type="dxa"/>
            <w:tcBorders>
              <w:top w:val="single" w:sz="4" w:space="0" w:color="auto"/>
            </w:tcBorders>
          </w:tcPr>
          <w:p w14:paraId="7B26C947" w14:textId="0212EE5A" w:rsidR="008F13FE" w:rsidRPr="00093608" w:rsidRDefault="008F13FE" w:rsidP="006F54AB">
            <w:r w:rsidRPr="00093608">
              <w:t>FULL NAME</w:t>
            </w:r>
          </w:p>
        </w:tc>
      </w:tr>
      <w:bookmarkEnd w:id="40"/>
    </w:tbl>
    <w:p w14:paraId="4B6211A4" w14:textId="7C957D28" w:rsidR="008F13FE" w:rsidRDefault="008F13FE" w:rsidP="008F13FE">
      <w:pPr>
        <w:jc w:val="left"/>
      </w:pPr>
    </w:p>
    <w:p w14:paraId="3CBAB11C" w14:textId="7D4A239D" w:rsidR="008F13FE" w:rsidRDefault="008F13FE"/>
    <w:sectPr w:rsidR="008F13FE" w:rsidSect="008F13FE">
      <w:headerReference w:type="default" r:id="rId11"/>
      <w:footerReference w:type="default" r:id="rId12"/>
      <w:headerReference w:type="first" r:id="rId13"/>
      <w:foot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27AF6" w14:textId="77777777" w:rsidR="00AB09CB" w:rsidRDefault="00AB09CB" w:rsidP="008F13FE">
      <w:r>
        <w:separator/>
      </w:r>
    </w:p>
  </w:endnote>
  <w:endnote w:type="continuationSeparator" w:id="0">
    <w:p w14:paraId="40044A4F" w14:textId="77777777" w:rsidR="00AB09CB" w:rsidRDefault="00AB09CB" w:rsidP="008F1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charset w:val="00"/>
    <w:family w:val="swiss"/>
    <w:pitch w:val="variable"/>
    <w:sig w:usb0="00000003" w:usb1="00000000" w:usb2="00000000" w:usb3="00000000" w:csb0="00000001" w:csb1="00000000"/>
  </w:font>
  <w:font w:name="TimesNewRomanP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7DCAD" w14:textId="185CCF27" w:rsidR="2DC8F19B" w:rsidRPr="004674AE" w:rsidRDefault="004674AE" w:rsidP="004674AE">
    <w:pPr>
      <w:pStyle w:val="Piedepgina"/>
      <w:ind w:right="-52"/>
      <w:jc w:val="right"/>
      <w:rPr>
        <w:rFonts w:cs="Arial"/>
        <w:color w:val="BFBFBF" w:themeColor="background1" w:themeShade="BF"/>
        <w:sz w:val="20"/>
        <w:szCs w:val="20"/>
      </w:rPr>
    </w:pPr>
    <w:r w:rsidRPr="007178F2">
      <w:rPr>
        <w:rFonts w:cs="Arial"/>
        <w:color w:val="BFBFBF" w:themeColor="background1" w:themeShade="BF"/>
        <w:sz w:val="20"/>
        <w:szCs w:val="20"/>
      </w:rPr>
      <w:fldChar w:fldCharType="begin"/>
    </w:r>
    <w:r w:rsidRPr="007178F2">
      <w:rPr>
        <w:rFonts w:cs="Arial"/>
        <w:color w:val="BFBFBF" w:themeColor="background1" w:themeShade="BF"/>
        <w:sz w:val="20"/>
        <w:szCs w:val="20"/>
      </w:rPr>
      <w:instrText xml:space="preserve"> PAGE   \* MERGEFORMAT </w:instrText>
    </w:r>
    <w:r w:rsidRPr="007178F2">
      <w:rPr>
        <w:rFonts w:cs="Arial"/>
        <w:color w:val="BFBFBF" w:themeColor="background1" w:themeShade="BF"/>
        <w:sz w:val="20"/>
        <w:szCs w:val="20"/>
      </w:rPr>
      <w:fldChar w:fldCharType="separate"/>
    </w:r>
    <w:r>
      <w:rPr>
        <w:rFonts w:cs="Arial"/>
        <w:color w:val="BFBFBF" w:themeColor="background1" w:themeShade="BF"/>
        <w:sz w:val="20"/>
        <w:szCs w:val="20"/>
      </w:rPr>
      <w:t>2</w:t>
    </w:r>
    <w:r w:rsidRPr="007178F2">
      <w:rPr>
        <w:rFonts w:cs="Arial"/>
        <w:noProof/>
        <w:color w:val="BFBFBF" w:themeColor="background1" w:themeShade="BF"/>
        <w:sz w:val="20"/>
        <w:szCs w:val="20"/>
      </w:rPr>
      <w:fldChar w:fldCharType="end"/>
    </w:r>
    <w:r w:rsidRPr="007178F2">
      <w:rPr>
        <w:rFonts w:cs="Arial"/>
        <w:color w:val="BFBFBF" w:themeColor="background1" w:themeShade="BF"/>
        <w:sz w:val="20"/>
        <w:szCs w:val="20"/>
      </w:rPr>
      <w:ptab w:relativeTo="margin" w:alignment="center" w:leader="none"/>
    </w:r>
    <w:r w:rsidRPr="007178F2">
      <w:rPr>
        <w:rFonts w:cs="Arial"/>
        <w:color w:val="BFBFBF" w:themeColor="background1" w:themeShade="BF"/>
        <w:sz w:val="20"/>
        <w:szCs w:val="20"/>
      </w:rPr>
      <w:t xml:space="preserve"> </w:t>
    </w:r>
    <w:r>
      <w:rPr>
        <w:rFonts w:cs="Arial"/>
        <w:color w:val="BFBFBF" w:themeColor="background1" w:themeShade="BF"/>
        <w:sz w:val="20"/>
        <w:szCs w:val="20"/>
      </w:rPr>
      <w:t>V.202</w:t>
    </w:r>
    <w:r w:rsidR="0052379D">
      <w:rPr>
        <w:rFonts w:cs="Arial"/>
        <w:color w:val="BFBFBF" w:themeColor="background1" w:themeShade="BF"/>
        <w:sz w:val="20"/>
        <w:szCs w:val="20"/>
      </w:rPr>
      <w:t>6</w:t>
    </w:r>
    <w:r>
      <w:rPr>
        <w:rFonts w:cs="Arial"/>
        <w:color w:val="BFBFBF" w:themeColor="background1" w:themeShade="BF"/>
        <w:sz w:val="20"/>
        <w:szCs w:val="20"/>
      </w:rPr>
      <w:t>.0</w:t>
    </w:r>
    <w:r w:rsidR="0052379D">
      <w:rPr>
        <w:rFonts w:cs="Arial"/>
        <w:color w:val="BFBFBF" w:themeColor="background1" w:themeShade="BF"/>
        <w:sz w:val="20"/>
        <w:szCs w:val="20"/>
      </w:rPr>
      <w:t>3</w:t>
    </w:r>
    <w:r w:rsidR="003C508B">
      <w:rPr>
        <w:rFonts w:cs="Arial"/>
        <w:color w:val="BFBFBF" w:themeColor="background1" w:themeShade="BF"/>
        <w:sz w:val="20"/>
        <w:szCs w:val="20"/>
      </w:rPr>
      <w:t>M</w:t>
    </w:r>
    <w:r w:rsidR="000820C4">
      <w:rPr>
        <w:rFonts w:cs="Arial"/>
        <w:color w:val="BFBFBF" w:themeColor="background1" w:themeShade="BF"/>
        <w:sz w:val="20"/>
        <w:szCs w:val="20"/>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BF6CA" w14:textId="77777777" w:rsidR="009E4F36" w:rsidRPr="007178F2" w:rsidRDefault="009E4F36" w:rsidP="009E4F36">
    <w:pPr>
      <w:pStyle w:val="Piedepgina"/>
      <w:ind w:right="-52"/>
      <w:jc w:val="center"/>
      <w:rPr>
        <w:rFonts w:cs="Arial"/>
        <w:b/>
        <w:bCs/>
        <w:color w:val="BFBFBF" w:themeColor="background1" w:themeShade="BF"/>
        <w:sz w:val="18"/>
        <w:szCs w:val="18"/>
        <w:lang w:eastAsia="en-GB"/>
      </w:rPr>
    </w:pPr>
    <w:r w:rsidRPr="007178F2">
      <w:rPr>
        <w:rFonts w:cs="Arial"/>
        <w:b/>
        <w:bCs/>
        <w:color w:val="BFBFBF" w:themeColor="background1" w:themeShade="BF"/>
        <w:sz w:val="18"/>
        <w:szCs w:val="18"/>
        <w:lang w:eastAsia="en-GB"/>
      </w:rPr>
      <w:t>Loop Hydrometallurgy Pty Ltd</w:t>
    </w:r>
  </w:p>
  <w:p w14:paraId="1CF78CCF" w14:textId="77777777" w:rsidR="009E4F36" w:rsidRPr="007178F2" w:rsidRDefault="009E4F36" w:rsidP="009E4F36">
    <w:pPr>
      <w:pStyle w:val="Piedepgina"/>
      <w:tabs>
        <w:tab w:val="center" w:pos="4680"/>
      </w:tabs>
      <w:jc w:val="center"/>
      <w:rPr>
        <w:rFonts w:cs="Arial"/>
        <w:b/>
        <w:bCs/>
        <w:color w:val="BFBFBF" w:themeColor="background1" w:themeShade="BF"/>
        <w:sz w:val="18"/>
        <w:szCs w:val="18"/>
        <w:lang w:eastAsia="en-GB"/>
      </w:rPr>
    </w:pPr>
    <w:r w:rsidRPr="007178F2">
      <w:rPr>
        <w:rFonts w:cs="Arial"/>
        <w:b/>
        <w:bCs/>
        <w:color w:val="BFBFBF" w:themeColor="background1" w:themeShade="BF"/>
        <w:sz w:val="18"/>
        <w:szCs w:val="18"/>
        <w:lang w:eastAsia="en-GB"/>
      </w:rPr>
      <w:t>ACN 631 266 665</w:t>
    </w:r>
  </w:p>
  <w:p w14:paraId="25F2AA0F" w14:textId="091BE25C" w:rsidR="2DC8F19B" w:rsidRPr="009E4F36" w:rsidRDefault="009E4F36" w:rsidP="009E4F36">
    <w:pPr>
      <w:pStyle w:val="Piedepgina"/>
      <w:jc w:val="center"/>
      <w:rPr>
        <w:rFonts w:cs="Arial"/>
        <w:color w:val="BFBFBF" w:themeColor="background1" w:themeShade="BF"/>
      </w:rPr>
    </w:pPr>
    <w:r w:rsidRPr="007178F2">
      <w:rPr>
        <w:rFonts w:cs="Arial"/>
        <w:b/>
        <w:bCs/>
        <w:color w:val="BFBFBF" w:themeColor="background1" w:themeShade="BF"/>
        <w:sz w:val="18"/>
        <w:szCs w:val="18"/>
        <w:lang w:eastAsia="en-GB"/>
      </w:rPr>
      <w:t>www.loophydromet.com.au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25A79" w14:textId="77777777" w:rsidR="00AB09CB" w:rsidRDefault="00AB09CB" w:rsidP="008F13FE">
      <w:r>
        <w:separator/>
      </w:r>
    </w:p>
  </w:footnote>
  <w:footnote w:type="continuationSeparator" w:id="0">
    <w:p w14:paraId="0EE201C1" w14:textId="77777777" w:rsidR="00AB09CB" w:rsidRDefault="00AB09CB" w:rsidP="008F1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57098" w14:textId="70AC7CB4" w:rsidR="008F13FE" w:rsidRDefault="008F13FE" w:rsidP="009E4F36">
    <w:pPr>
      <w:tabs>
        <w:tab w:val="right" w:pos="9071"/>
      </w:tabs>
    </w:pPr>
    <w:r w:rsidRPr="004925F3">
      <w:rPr>
        <w:rFonts w:cstheme="minorHAnsi"/>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E9F9F" w14:textId="3BBE1454" w:rsidR="2DC8F19B" w:rsidRDefault="00451A1D" w:rsidP="00451A1D">
    <w:pPr>
      <w:pStyle w:val="Encabezado"/>
      <w:jc w:val="right"/>
    </w:pPr>
    <w:r w:rsidRPr="009732BF">
      <w:rPr>
        <w:rFonts w:ascii="TimesNewRomanPS" w:hAnsi="TimesNewRomanPS"/>
        <w:b/>
        <w:bCs/>
        <w:i/>
        <w:iCs/>
        <w:noProof/>
        <w:sz w:val="20"/>
        <w:szCs w:val="20"/>
        <w:lang w:eastAsia="en-GB"/>
      </w:rPr>
      <w:drawing>
        <wp:inline distT="0" distB="0" distL="0" distR="0" wp14:anchorId="061EA67F" wp14:editId="60E610A7">
          <wp:extent cx="908050" cy="879388"/>
          <wp:effectExtent l="0" t="0" r="6350" b="0"/>
          <wp:docPr id="1976845577" name="Picture 2">
            <a:extLst xmlns:a="http://schemas.openxmlformats.org/drawingml/2006/main">
              <a:ext uri="{FF2B5EF4-FFF2-40B4-BE49-F238E27FC236}">
                <a16:creationId xmlns:a16="http://schemas.microsoft.com/office/drawing/2014/main" id="{79F5C162-6032-A684-D56C-8704528E3B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9F5C162-6032-A684-D56C-8704528E3BD0}"/>
                      </a:ext>
                    </a:extLst>
                  </pic:cNvPr>
                  <pic:cNvPicPr>
                    <a:picLocks noChangeAspect="1"/>
                  </pic:cNvPicPr>
                </pic:nvPicPr>
                <pic:blipFill>
                  <a:blip r:embed="rId1">
                    <a:alphaModFix amt="51000"/>
                  </a:blip>
                  <a:stretch>
                    <a:fillRect/>
                  </a:stretch>
                </pic:blipFill>
                <pic:spPr>
                  <a:xfrm>
                    <a:off x="0" y="0"/>
                    <a:ext cx="914939" cy="8860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B4E2E"/>
    <w:multiLevelType w:val="multilevel"/>
    <w:tmpl w:val="2F788BB0"/>
    <w:styleLink w:val="CSAgreementList"/>
    <w:lvl w:ilvl="0">
      <w:start w:val="1"/>
      <w:numFmt w:val="decimal"/>
      <w:pStyle w:val="Ttulo1"/>
      <w:lvlText w:val="%1."/>
      <w:lvlJc w:val="left"/>
      <w:pPr>
        <w:ind w:left="851" w:hanging="851"/>
      </w:pPr>
      <w:rPr>
        <w:rFonts w:hint="default"/>
        <w:sz w:val="22"/>
      </w:rPr>
    </w:lvl>
    <w:lvl w:ilvl="1">
      <w:start w:val="1"/>
      <w:numFmt w:val="decimal"/>
      <w:pStyle w:val="Ttulo2"/>
      <w:lvlText w:val="%1.%2"/>
      <w:lvlJc w:val="left"/>
      <w:pPr>
        <w:ind w:left="1701" w:hanging="850"/>
      </w:pPr>
      <w:rPr>
        <w:rFonts w:hint="default"/>
      </w:rPr>
    </w:lvl>
    <w:lvl w:ilvl="2">
      <w:start w:val="1"/>
      <w:numFmt w:val="lowerLetter"/>
      <w:pStyle w:val="Ttulo3"/>
      <w:lvlText w:val="(%3)"/>
      <w:lvlJc w:val="left"/>
      <w:pPr>
        <w:ind w:left="2552" w:hanging="851"/>
      </w:pPr>
      <w:rPr>
        <w:rFonts w:hint="default"/>
      </w:rPr>
    </w:lvl>
    <w:lvl w:ilvl="3">
      <w:start w:val="1"/>
      <w:numFmt w:val="lowerRoman"/>
      <w:pStyle w:val="Ttulo4"/>
      <w:lvlText w:val="(%4)"/>
      <w:lvlJc w:val="left"/>
      <w:pPr>
        <w:ind w:left="3402" w:hanging="850"/>
      </w:pPr>
      <w:rPr>
        <w:rFonts w:hint="default"/>
      </w:rPr>
    </w:lvl>
    <w:lvl w:ilvl="4">
      <w:start w:val="1"/>
      <w:numFmt w:val="upperLetter"/>
      <w:pStyle w:val="Ttulo5"/>
      <w:lvlText w:val="%5"/>
      <w:lvlJc w:val="left"/>
      <w:pPr>
        <w:ind w:left="4253" w:hanging="851"/>
      </w:pPr>
      <w:rPr>
        <w:rFonts w:hint="default"/>
      </w:rPr>
    </w:lvl>
    <w:lvl w:ilvl="5">
      <w:start w:val="1"/>
      <w:numFmt w:val="upperRoman"/>
      <w:lvlText w:val="%6"/>
      <w:lvlJc w:val="left"/>
      <w:pPr>
        <w:ind w:left="5103" w:hanging="850"/>
      </w:pPr>
      <w:rPr>
        <w:rFonts w:hint="default"/>
      </w:rPr>
    </w:lvl>
    <w:lvl w:ilvl="6">
      <w:start w:val="1"/>
      <w:numFmt w:val="none"/>
      <w:lvlText w:val="%7"/>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9"/>
      <w:lvlJc w:val="left"/>
      <w:pPr>
        <w:ind w:left="0" w:firstLine="0"/>
      </w:pPr>
      <w:rPr>
        <w:rFonts w:hint="default"/>
      </w:rPr>
    </w:lvl>
  </w:abstractNum>
  <w:abstractNum w:abstractNumId="1" w15:restartNumberingAfterBreak="0">
    <w:nsid w:val="4BDF5DFD"/>
    <w:multiLevelType w:val="multilevel"/>
    <w:tmpl w:val="2F788BB0"/>
    <w:numStyleLink w:val="CSAgreementList"/>
  </w:abstractNum>
  <w:abstractNum w:abstractNumId="2" w15:restartNumberingAfterBreak="0">
    <w:nsid w:val="6CD62D4F"/>
    <w:multiLevelType w:val="hybridMultilevel"/>
    <w:tmpl w:val="F03A9302"/>
    <w:lvl w:ilvl="0" w:tplc="60004622">
      <w:start w:val="1"/>
      <w:numFmt w:val="upperLetter"/>
      <w:pStyle w:val="RecitalNumb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0"/>
  </w:num>
  <w:num w:numId="3">
    <w:abstractNumId w:val="1"/>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atriz Piñones">
    <w15:presenceInfo w15:providerId="AD" w15:userId="S::bpinones@CMSG.CL::5a6e354c-fcee-43b6-8a60-f29eb5fa3c04"/>
  </w15:person>
  <w15:person w15:author="Heath Warman">
    <w15:presenceInfo w15:providerId="AD" w15:userId="S::heath@loophydromet.com.au::6fd6e625-bed7-4eb4-9dba-87d814a82fbc"/>
  </w15:person>
  <w15:person w15:author="Daniela Pérez">
    <w15:presenceInfo w15:providerId="Windows Live" w15:userId="2fc17b09fa0d49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3FE"/>
    <w:rsid w:val="00010B4E"/>
    <w:rsid w:val="00012116"/>
    <w:rsid w:val="00013752"/>
    <w:rsid w:val="00015716"/>
    <w:rsid w:val="00017288"/>
    <w:rsid w:val="0002508F"/>
    <w:rsid w:val="0003346F"/>
    <w:rsid w:val="00034281"/>
    <w:rsid w:val="00042DDE"/>
    <w:rsid w:val="00066ED8"/>
    <w:rsid w:val="00074578"/>
    <w:rsid w:val="000820C4"/>
    <w:rsid w:val="000C6AD4"/>
    <w:rsid w:val="000D786C"/>
    <w:rsid w:val="000E50C8"/>
    <w:rsid w:val="000F1113"/>
    <w:rsid w:val="000F6F57"/>
    <w:rsid w:val="0014488D"/>
    <w:rsid w:val="00146070"/>
    <w:rsid w:val="00153402"/>
    <w:rsid w:val="001536B8"/>
    <w:rsid w:val="0018305A"/>
    <w:rsid w:val="00191B1D"/>
    <w:rsid w:val="001B6467"/>
    <w:rsid w:val="001B7219"/>
    <w:rsid w:val="001C701C"/>
    <w:rsid w:val="001D63A9"/>
    <w:rsid w:val="001F09E7"/>
    <w:rsid w:val="001F2291"/>
    <w:rsid w:val="0020077D"/>
    <w:rsid w:val="00204D38"/>
    <w:rsid w:val="00227CD5"/>
    <w:rsid w:val="002322AB"/>
    <w:rsid w:val="00234B12"/>
    <w:rsid w:val="00237EE1"/>
    <w:rsid w:val="00240BFB"/>
    <w:rsid w:val="0024785A"/>
    <w:rsid w:val="0025685A"/>
    <w:rsid w:val="00276049"/>
    <w:rsid w:val="0028343D"/>
    <w:rsid w:val="00291DEF"/>
    <w:rsid w:val="002A4A49"/>
    <w:rsid w:val="002A4EB8"/>
    <w:rsid w:val="002B1B81"/>
    <w:rsid w:val="002C583C"/>
    <w:rsid w:val="002E2602"/>
    <w:rsid w:val="002F3E49"/>
    <w:rsid w:val="00302BEE"/>
    <w:rsid w:val="0032238C"/>
    <w:rsid w:val="00355E9E"/>
    <w:rsid w:val="00355F1C"/>
    <w:rsid w:val="0036047E"/>
    <w:rsid w:val="00362747"/>
    <w:rsid w:val="00367815"/>
    <w:rsid w:val="0037160C"/>
    <w:rsid w:val="00376B0D"/>
    <w:rsid w:val="00377A05"/>
    <w:rsid w:val="00384732"/>
    <w:rsid w:val="003C508B"/>
    <w:rsid w:val="003D2D0E"/>
    <w:rsid w:val="003E5CA6"/>
    <w:rsid w:val="00400DD8"/>
    <w:rsid w:val="00411132"/>
    <w:rsid w:val="0041521C"/>
    <w:rsid w:val="00435712"/>
    <w:rsid w:val="00451A1D"/>
    <w:rsid w:val="00463ACC"/>
    <w:rsid w:val="004674AE"/>
    <w:rsid w:val="004744C9"/>
    <w:rsid w:val="00497568"/>
    <w:rsid w:val="004B73D3"/>
    <w:rsid w:val="004D30EB"/>
    <w:rsid w:val="004D4CB6"/>
    <w:rsid w:val="004D7DF1"/>
    <w:rsid w:val="004E294E"/>
    <w:rsid w:val="004E4061"/>
    <w:rsid w:val="004E53B5"/>
    <w:rsid w:val="004E5EDA"/>
    <w:rsid w:val="004F393F"/>
    <w:rsid w:val="004F5657"/>
    <w:rsid w:val="004F710A"/>
    <w:rsid w:val="004F77FA"/>
    <w:rsid w:val="00503406"/>
    <w:rsid w:val="00507ADA"/>
    <w:rsid w:val="0051084B"/>
    <w:rsid w:val="0052379D"/>
    <w:rsid w:val="00527257"/>
    <w:rsid w:val="00552F52"/>
    <w:rsid w:val="00556A0C"/>
    <w:rsid w:val="0057396B"/>
    <w:rsid w:val="00595F93"/>
    <w:rsid w:val="005A3EC4"/>
    <w:rsid w:val="005B2961"/>
    <w:rsid w:val="005B4307"/>
    <w:rsid w:val="005B6CF7"/>
    <w:rsid w:val="005D1FF1"/>
    <w:rsid w:val="005E59AE"/>
    <w:rsid w:val="005F2DA9"/>
    <w:rsid w:val="0060259C"/>
    <w:rsid w:val="00605543"/>
    <w:rsid w:val="00606E0F"/>
    <w:rsid w:val="00615903"/>
    <w:rsid w:val="00633896"/>
    <w:rsid w:val="0066453A"/>
    <w:rsid w:val="006716B4"/>
    <w:rsid w:val="006B1854"/>
    <w:rsid w:val="006B30D1"/>
    <w:rsid w:val="006B4E28"/>
    <w:rsid w:val="006B6977"/>
    <w:rsid w:val="006C4B7F"/>
    <w:rsid w:val="006E0664"/>
    <w:rsid w:val="006F005B"/>
    <w:rsid w:val="00700853"/>
    <w:rsid w:val="00703802"/>
    <w:rsid w:val="00707CF0"/>
    <w:rsid w:val="00715C9A"/>
    <w:rsid w:val="007222FD"/>
    <w:rsid w:val="007427FB"/>
    <w:rsid w:val="007656CD"/>
    <w:rsid w:val="00785256"/>
    <w:rsid w:val="007C316D"/>
    <w:rsid w:val="007C78F0"/>
    <w:rsid w:val="007E2CBA"/>
    <w:rsid w:val="00806D25"/>
    <w:rsid w:val="008074C4"/>
    <w:rsid w:val="00827DD7"/>
    <w:rsid w:val="00844699"/>
    <w:rsid w:val="00870EFC"/>
    <w:rsid w:val="00873E4D"/>
    <w:rsid w:val="00886027"/>
    <w:rsid w:val="008953B0"/>
    <w:rsid w:val="008C25B2"/>
    <w:rsid w:val="008D4700"/>
    <w:rsid w:val="008D6A88"/>
    <w:rsid w:val="008D7651"/>
    <w:rsid w:val="008E04AE"/>
    <w:rsid w:val="008E0A68"/>
    <w:rsid w:val="008E1BC7"/>
    <w:rsid w:val="008F13FE"/>
    <w:rsid w:val="00902CDE"/>
    <w:rsid w:val="00905AEF"/>
    <w:rsid w:val="00912695"/>
    <w:rsid w:val="00917001"/>
    <w:rsid w:val="009230D9"/>
    <w:rsid w:val="00926D2E"/>
    <w:rsid w:val="00950197"/>
    <w:rsid w:val="0096025B"/>
    <w:rsid w:val="009619B8"/>
    <w:rsid w:val="0097007E"/>
    <w:rsid w:val="009849C5"/>
    <w:rsid w:val="009958F6"/>
    <w:rsid w:val="0099698A"/>
    <w:rsid w:val="009A244F"/>
    <w:rsid w:val="009B52D7"/>
    <w:rsid w:val="009D0A69"/>
    <w:rsid w:val="009E4F36"/>
    <w:rsid w:val="009F4E39"/>
    <w:rsid w:val="00A00A64"/>
    <w:rsid w:val="00A0593E"/>
    <w:rsid w:val="00A22C0A"/>
    <w:rsid w:val="00A4111C"/>
    <w:rsid w:val="00A91465"/>
    <w:rsid w:val="00A97ACC"/>
    <w:rsid w:val="00AA0E4E"/>
    <w:rsid w:val="00AB09CB"/>
    <w:rsid w:val="00AF2796"/>
    <w:rsid w:val="00B0117E"/>
    <w:rsid w:val="00B013BD"/>
    <w:rsid w:val="00B1165E"/>
    <w:rsid w:val="00B25276"/>
    <w:rsid w:val="00B57E31"/>
    <w:rsid w:val="00B701EC"/>
    <w:rsid w:val="00B717F3"/>
    <w:rsid w:val="00B75E26"/>
    <w:rsid w:val="00B84E24"/>
    <w:rsid w:val="00B94BE1"/>
    <w:rsid w:val="00BA28EC"/>
    <w:rsid w:val="00BC08B7"/>
    <w:rsid w:val="00BD6D2F"/>
    <w:rsid w:val="00BE482D"/>
    <w:rsid w:val="00BE5D76"/>
    <w:rsid w:val="00BF3ED0"/>
    <w:rsid w:val="00C137ED"/>
    <w:rsid w:val="00C15DD5"/>
    <w:rsid w:val="00C20EC6"/>
    <w:rsid w:val="00C57B5D"/>
    <w:rsid w:val="00C63424"/>
    <w:rsid w:val="00C7129A"/>
    <w:rsid w:val="00C72233"/>
    <w:rsid w:val="00C725B8"/>
    <w:rsid w:val="00C810C2"/>
    <w:rsid w:val="00CA06CC"/>
    <w:rsid w:val="00CB658B"/>
    <w:rsid w:val="00CB797C"/>
    <w:rsid w:val="00CC2F4A"/>
    <w:rsid w:val="00CD6AF9"/>
    <w:rsid w:val="00CF4EDA"/>
    <w:rsid w:val="00D03CD8"/>
    <w:rsid w:val="00D20C7E"/>
    <w:rsid w:val="00D253B2"/>
    <w:rsid w:val="00D44AAF"/>
    <w:rsid w:val="00D467CD"/>
    <w:rsid w:val="00D60BC2"/>
    <w:rsid w:val="00D610E7"/>
    <w:rsid w:val="00D732DC"/>
    <w:rsid w:val="00D75996"/>
    <w:rsid w:val="00DC2D3A"/>
    <w:rsid w:val="00DE380E"/>
    <w:rsid w:val="00DF0142"/>
    <w:rsid w:val="00DF58D8"/>
    <w:rsid w:val="00E00223"/>
    <w:rsid w:val="00E079F4"/>
    <w:rsid w:val="00E40DB8"/>
    <w:rsid w:val="00E61831"/>
    <w:rsid w:val="00E66273"/>
    <w:rsid w:val="00E67985"/>
    <w:rsid w:val="00E714CC"/>
    <w:rsid w:val="00E750B2"/>
    <w:rsid w:val="00E85036"/>
    <w:rsid w:val="00E878E3"/>
    <w:rsid w:val="00EA1CA0"/>
    <w:rsid w:val="00EA1FDD"/>
    <w:rsid w:val="00EC1A62"/>
    <w:rsid w:val="00EC1A64"/>
    <w:rsid w:val="00ED0EBA"/>
    <w:rsid w:val="00EE3E30"/>
    <w:rsid w:val="00EE6EF8"/>
    <w:rsid w:val="00F040D9"/>
    <w:rsid w:val="00F05FE9"/>
    <w:rsid w:val="00F113FA"/>
    <w:rsid w:val="00F42771"/>
    <w:rsid w:val="00F52B7E"/>
    <w:rsid w:val="00F604B7"/>
    <w:rsid w:val="00F73097"/>
    <w:rsid w:val="00F73E91"/>
    <w:rsid w:val="00F73FBF"/>
    <w:rsid w:val="00F85351"/>
    <w:rsid w:val="00F8625B"/>
    <w:rsid w:val="00F87A4E"/>
    <w:rsid w:val="00F91636"/>
    <w:rsid w:val="00F91F41"/>
    <w:rsid w:val="00FA2FEA"/>
    <w:rsid w:val="00FA4F5B"/>
    <w:rsid w:val="00FA6930"/>
    <w:rsid w:val="00FB23A4"/>
    <w:rsid w:val="00FB6330"/>
    <w:rsid w:val="00FB6ADD"/>
    <w:rsid w:val="00FD43A1"/>
    <w:rsid w:val="00FE0ED0"/>
    <w:rsid w:val="00FF06D3"/>
    <w:rsid w:val="00FF20FD"/>
    <w:rsid w:val="0367BFF5"/>
    <w:rsid w:val="04B027BF"/>
    <w:rsid w:val="05253E78"/>
    <w:rsid w:val="0BFA801F"/>
    <w:rsid w:val="14DE49A1"/>
    <w:rsid w:val="152C941C"/>
    <w:rsid w:val="18179E2F"/>
    <w:rsid w:val="1C902D14"/>
    <w:rsid w:val="22E5ADD2"/>
    <w:rsid w:val="24B77045"/>
    <w:rsid w:val="24DE6929"/>
    <w:rsid w:val="24FF455B"/>
    <w:rsid w:val="26296545"/>
    <w:rsid w:val="28C9AD22"/>
    <w:rsid w:val="297F8638"/>
    <w:rsid w:val="2B6077A1"/>
    <w:rsid w:val="2DC8F19B"/>
    <w:rsid w:val="34BB8751"/>
    <w:rsid w:val="39193BBF"/>
    <w:rsid w:val="3A5B7AB1"/>
    <w:rsid w:val="402E3F08"/>
    <w:rsid w:val="4877DB07"/>
    <w:rsid w:val="4D0E1A50"/>
    <w:rsid w:val="56E54A55"/>
    <w:rsid w:val="58BFB862"/>
    <w:rsid w:val="59D84B84"/>
    <w:rsid w:val="5A2EEFF1"/>
    <w:rsid w:val="64AD59D3"/>
    <w:rsid w:val="6F290BFA"/>
    <w:rsid w:val="7829FBAE"/>
    <w:rsid w:val="7BC6DFF0"/>
    <w:rsid w:val="7C0810B0"/>
    <w:rsid w:val="7C70F6C3"/>
    <w:rsid w:val="7D5C2E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069053"/>
  <w15:chartTrackingRefBased/>
  <w15:docId w15:val="{6A662516-17B9-4D96-99D8-C0A516472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3"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4" w:unhideWhenUsed="1" w:qFormat="1"/>
    <w:lsdException w:name="Body Text 3" w:semiHidden="1" w:uiPriority="4"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E24"/>
    <w:pPr>
      <w:spacing w:after="0" w:line="240" w:lineRule="auto"/>
      <w:jc w:val="both"/>
    </w:pPr>
    <w:rPr>
      <w:rFonts w:ascii="Arial" w:eastAsia="Times New Roman" w:hAnsi="Arial" w:cs="Times New Roman"/>
      <w:lang w:eastAsia="en-AU"/>
    </w:rPr>
  </w:style>
  <w:style w:type="paragraph" w:styleId="Ttulo1">
    <w:name w:val="heading 1"/>
    <w:basedOn w:val="Textoindependiente"/>
    <w:next w:val="BodyText1"/>
    <w:link w:val="Ttulo1Car"/>
    <w:uiPriority w:val="3"/>
    <w:qFormat/>
    <w:rsid w:val="008F13FE"/>
    <w:pPr>
      <w:keepNext/>
      <w:numPr>
        <w:numId w:val="2"/>
      </w:numPr>
      <w:outlineLvl w:val="0"/>
    </w:pPr>
    <w:rPr>
      <w:rFonts w:ascii="Arial Bold" w:eastAsiaTheme="majorEastAsia" w:hAnsi="Arial Bold" w:cstheme="majorBidi"/>
      <w:b/>
      <w:caps/>
      <w:szCs w:val="32"/>
    </w:rPr>
  </w:style>
  <w:style w:type="paragraph" w:styleId="Ttulo2">
    <w:name w:val="heading 2"/>
    <w:basedOn w:val="Textoindependiente"/>
    <w:next w:val="Textoindependiente2"/>
    <w:link w:val="Ttulo2Car"/>
    <w:uiPriority w:val="3"/>
    <w:qFormat/>
    <w:rsid w:val="008F13FE"/>
    <w:pPr>
      <w:keepNext/>
      <w:numPr>
        <w:ilvl w:val="1"/>
        <w:numId w:val="2"/>
      </w:numPr>
      <w:spacing w:before="40"/>
      <w:outlineLvl w:val="1"/>
    </w:pPr>
    <w:rPr>
      <w:rFonts w:eastAsiaTheme="majorEastAsia" w:cstheme="majorBidi"/>
      <w:b/>
      <w:szCs w:val="26"/>
    </w:rPr>
  </w:style>
  <w:style w:type="paragraph" w:styleId="Ttulo3">
    <w:name w:val="heading 3"/>
    <w:basedOn w:val="Textoindependiente"/>
    <w:link w:val="Ttulo3Car"/>
    <w:uiPriority w:val="3"/>
    <w:qFormat/>
    <w:rsid w:val="008F13FE"/>
    <w:pPr>
      <w:numPr>
        <w:ilvl w:val="2"/>
        <w:numId w:val="2"/>
      </w:numPr>
      <w:spacing w:before="40"/>
      <w:outlineLvl w:val="2"/>
    </w:pPr>
    <w:rPr>
      <w:rFonts w:eastAsiaTheme="majorEastAsia" w:cstheme="majorBidi"/>
      <w:szCs w:val="24"/>
    </w:rPr>
  </w:style>
  <w:style w:type="paragraph" w:styleId="Ttulo4">
    <w:name w:val="heading 4"/>
    <w:basedOn w:val="Textoindependiente"/>
    <w:link w:val="Ttulo4Car"/>
    <w:uiPriority w:val="3"/>
    <w:qFormat/>
    <w:rsid w:val="008F13FE"/>
    <w:pPr>
      <w:numPr>
        <w:ilvl w:val="3"/>
        <w:numId w:val="2"/>
      </w:numPr>
      <w:spacing w:before="40"/>
      <w:outlineLvl w:val="3"/>
    </w:pPr>
    <w:rPr>
      <w:rFonts w:eastAsiaTheme="majorEastAsia" w:cstheme="majorBidi"/>
      <w:iCs/>
    </w:rPr>
  </w:style>
  <w:style w:type="paragraph" w:styleId="Ttulo5">
    <w:name w:val="heading 5"/>
    <w:basedOn w:val="Textoindependiente"/>
    <w:link w:val="Ttulo5Car"/>
    <w:uiPriority w:val="3"/>
    <w:qFormat/>
    <w:rsid w:val="008F13FE"/>
    <w:pPr>
      <w:keepNext/>
      <w:numPr>
        <w:ilvl w:val="4"/>
        <w:numId w:val="2"/>
      </w:numPr>
      <w:outlineLvl w:val="4"/>
    </w:pPr>
    <w:rPr>
      <w:rFonts w:eastAsiaTheme="majorEastAsia"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3"/>
    <w:qFormat/>
    <w:rsid w:val="008F13FE"/>
    <w:pPr>
      <w:spacing w:after="600"/>
      <w:contextualSpacing/>
      <w:jc w:val="center"/>
    </w:pPr>
    <w:rPr>
      <w:rFonts w:eastAsiaTheme="majorEastAsia" w:cstheme="majorBidi"/>
      <w:b/>
      <w:caps/>
      <w:sz w:val="36"/>
      <w:szCs w:val="56"/>
    </w:rPr>
  </w:style>
  <w:style w:type="character" w:customStyle="1" w:styleId="TtuloCar">
    <w:name w:val="Título Car"/>
    <w:basedOn w:val="Fuentedeprrafopredeter"/>
    <w:link w:val="Ttulo"/>
    <w:uiPriority w:val="13"/>
    <w:rsid w:val="008F13FE"/>
    <w:rPr>
      <w:rFonts w:ascii="Arial" w:eastAsiaTheme="majorEastAsia" w:hAnsi="Arial" w:cstheme="majorBidi"/>
      <w:b/>
      <w:caps/>
      <w:sz w:val="36"/>
      <w:szCs w:val="56"/>
      <w:lang w:eastAsia="en-AU"/>
    </w:rPr>
  </w:style>
  <w:style w:type="paragraph" w:customStyle="1" w:styleId="Recital">
    <w:name w:val="Recital"/>
    <w:basedOn w:val="Normal"/>
    <w:uiPriority w:val="2"/>
    <w:qFormat/>
    <w:rsid w:val="008F13FE"/>
    <w:pPr>
      <w:spacing w:after="220"/>
    </w:pPr>
    <w:rPr>
      <w:b/>
    </w:rPr>
  </w:style>
  <w:style w:type="table" w:customStyle="1" w:styleId="Cornwalls">
    <w:name w:val="Cornwalls"/>
    <w:basedOn w:val="Tablanormal"/>
    <w:uiPriority w:val="99"/>
    <w:rsid w:val="008F13FE"/>
    <w:pPr>
      <w:spacing w:after="22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left"/>
      </w:pPr>
      <w:rPr>
        <w:b/>
      </w:rPr>
      <w:tblPr/>
      <w:trPr>
        <w:tblHeader/>
      </w:trPr>
      <w:tcPr>
        <w:tc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insideH w:val="single" w:sz="2" w:space="0" w:color="0D0D0D" w:themeColor="text1" w:themeTint="F2"/>
          <w:insideV w:val="single" w:sz="2" w:space="0" w:color="0D0D0D" w:themeColor="text1" w:themeTint="F2"/>
        </w:tcBorders>
        <w:shd w:val="clear" w:color="auto" w:fill="BFBFBF" w:themeFill="background1" w:themeFillShade="BF"/>
      </w:tcPr>
    </w:tblStylePr>
  </w:style>
  <w:style w:type="character" w:customStyle="1" w:styleId="Ttulo1Car">
    <w:name w:val="Título 1 Car"/>
    <w:basedOn w:val="Fuentedeprrafopredeter"/>
    <w:link w:val="Ttulo1"/>
    <w:uiPriority w:val="3"/>
    <w:rsid w:val="008F13FE"/>
    <w:rPr>
      <w:rFonts w:ascii="Arial Bold" w:eastAsiaTheme="majorEastAsia" w:hAnsi="Arial Bold" w:cstheme="majorBidi"/>
      <w:b/>
      <w:caps/>
      <w:szCs w:val="32"/>
      <w:lang w:eastAsia="en-AU"/>
    </w:rPr>
  </w:style>
  <w:style w:type="character" w:customStyle="1" w:styleId="Ttulo2Car">
    <w:name w:val="Título 2 Car"/>
    <w:basedOn w:val="Fuentedeprrafopredeter"/>
    <w:link w:val="Ttulo2"/>
    <w:uiPriority w:val="3"/>
    <w:rsid w:val="008F13FE"/>
    <w:rPr>
      <w:rFonts w:ascii="Arial" w:eastAsiaTheme="majorEastAsia" w:hAnsi="Arial" w:cstheme="majorBidi"/>
      <w:b/>
      <w:szCs w:val="26"/>
      <w:lang w:eastAsia="en-AU"/>
    </w:rPr>
  </w:style>
  <w:style w:type="character" w:customStyle="1" w:styleId="Ttulo3Car">
    <w:name w:val="Título 3 Car"/>
    <w:basedOn w:val="Fuentedeprrafopredeter"/>
    <w:link w:val="Ttulo3"/>
    <w:uiPriority w:val="3"/>
    <w:rsid w:val="008F13FE"/>
    <w:rPr>
      <w:rFonts w:ascii="Arial" w:eastAsiaTheme="majorEastAsia" w:hAnsi="Arial" w:cstheme="majorBidi"/>
      <w:szCs w:val="24"/>
      <w:lang w:eastAsia="en-AU"/>
    </w:rPr>
  </w:style>
  <w:style w:type="character" w:customStyle="1" w:styleId="Ttulo4Car">
    <w:name w:val="Título 4 Car"/>
    <w:basedOn w:val="Fuentedeprrafopredeter"/>
    <w:link w:val="Ttulo4"/>
    <w:uiPriority w:val="3"/>
    <w:rsid w:val="008F13FE"/>
    <w:rPr>
      <w:rFonts w:ascii="Arial" w:eastAsiaTheme="majorEastAsia" w:hAnsi="Arial" w:cstheme="majorBidi"/>
      <w:iCs/>
      <w:lang w:eastAsia="en-AU"/>
    </w:rPr>
  </w:style>
  <w:style w:type="character" w:customStyle="1" w:styleId="Ttulo5Car">
    <w:name w:val="Título 5 Car"/>
    <w:basedOn w:val="Fuentedeprrafopredeter"/>
    <w:link w:val="Ttulo5"/>
    <w:uiPriority w:val="3"/>
    <w:rsid w:val="008F13FE"/>
    <w:rPr>
      <w:rFonts w:ascii="Arial" w:eastAsiaTheme="majorEastAsia" w:hAnsi="Arial" w:cstheme="majorBidi"/>
      <w:lang w:eastAsia="en-AU"/>
    </w:rPr>
  </w:style>
  <w:style w:type="paragraph" w:styleId="Subttulo">
    <w:name w:val="Subtitle"/>
    <w:basedOn w:val="Normal"/>
    <w:next w:val="Normal"/>
    <w:link w:val="SubttuloCar"/>
    <w:rsid w:val="008F13FE"/>
    <w:pPr>
      <w:keepNext/>
      <w:spacing w:after="360"/>
      <w:jc w:val="left"/>
    </w:pPr>
    <w:rPr>
      <w:b/>
      <w:sz w:val="28"/>
    </w:rPr>
  </w:style>
  <w:style w:type="character" w:customStyle="1" w:styleId="SubttuloCar">
    <w:name w:val="Subtítulo Car"/>
    <w:basedOn w:val="Fuentedeprrafopredeter"/>
    <w:link w:val="Subttulo"/>
    <w:rsid w:val="008F13FE"/>
    <w:rPr>
      <w:rFonts w:ascii="Arial" w:eastAsia="Times New Roman" w:hAnsi="Arial" w:cs="Times New Roman"/>
      <w:b/>
      <w:sz w:val="28"/>
      <w:lang w:eastAsia="en-AU"/>
    </w:rPr>
  </w:style>
  <w:style w:type="paragraph" w:styleId="Textoindependiente">
    <w:name w:val="Body Text"/>
    <w:basedOn w:val="Normal"/>
    <w:link w:val="TextoindependienteCar"/>
    <w:uiPriority w:val="1"/>
    <w:qFormat/>
    <w:rsid w:val="008F13FE"/>
    <w:pPr>
      <w:spacing w:after="220"/>
    </w:pPr>
  </w:style>
  <w:style w:type="character" w:customStyle="1" w:styleId="TextoindependienteCar">
    <w:name w:val="Texto independiente Car"/>
    <w:basedOn w:val="Fuentedeprrafopredeter"/>
    <w:link w:val="Textoindependiente"/>
    <w:uiPriority w:val="1"/>
    <w:rsid w:val="008F13FE"/>
    <w:rPr>
      <w:rFonts w:ascii="Arial" w:eastAsia="Times New Roman" w:hAnsi="Arial" w:cs="Times New Roman"/>
      <w:lang w:eastAsia="en-AU"/>
    </w:rPr>
  </w:style>
  <w:style w:type="paragraph" w:styleId="Textoindependiente2">
    <w:name w:val="Body Text 2"/>
    <w:basedOn w:val="Textoindependiente"/>
    <w:link w:val="Textoindependiente2Car"/>
    <w:uiPriority w:val="4"/>
    <w:qFormat/>
    <w:rsid w:val="008F13FE"/>
    <w:pPr>
      <w:ind w:left="1701"/>
    </w:pPr>
  </w:style>
  <w:style w:type="character" w:customStyle="1" w:styleId="Textoindependiente2Car">
    <w:name w:val="Texto independiente 2 Car"/>
    <w:basedOn w:val="Fuentedeprrafopredeter"/>
    <w:link w:val="Textoindependiente2"/>
    <w:uiPriority w:val="4"/>
    <w:rsid w:val="008F13FE"/>
    <w:rPr>
      <w:rFonts w:ascii="Arial" w:eastAsia="Times New Roman" w:hAnsi="Arial" w:cs="Times New Roman"/>
      <w:lang w:eastAsia="en-AU"/>
    </w:rPr>
  </w:style>
  <w:style w:type="paragraph" w:styleId="Textoindependiente3">
    <w:name w:val="Body Text 3"/>
    <w:basedOn w:val="Textoindependiente"/>
    <w:link w:val="Textoindependiente3Car"/>
    <w:uiPriority w:val="4"/>
    <w:qFormat/>
    <w:rsid w:val="008F13FE"/>
    <w:pPr>
      <w:ind w:left="2552"/>
      <w:jc w:val="left"/>
    </w:pPr>
    <w:rPr>
      <w:szCs w:val="16"/>
    </w:rPr>
  </w:style>
  <w:style w:type="character" w:customStyle="1" w:styleId="Textoindependiente3Car">
    <w:name w:val="Texto independiente 3 Car"/>
    <w:basedOn w:val="Fuentedeprrafopredeter"/>
    <w:link w:val="Textoindependiente3"/>
    <w:uiPriority w:val="4"/>
    <w:rsid w:val="008F13FE"/>
    <w:rPr>
      <w:rFonts w:ascii="Arial" w:eastAsia="Times New Roman" w:hAnsi="Arial" w:cs="Times New Roman"/>
      <w:szCs w:val="16"/>
      <w:lang w:eastAsia="en-AU"/>
    </w:rPr>
  </w:style>
  <w:style w:type="paragraph" w:customStyle="1" w:styleId="RecitalNumber">
    <w:name w:val="Recital Number"/>
    <w:basedOn w:val="Normal"/>
    <w:uiPriority w:val="2"/>
    <w:qFormat/>
    <w:rsid w:val="008F13FE"/>
    <w:pPr>
      <w:numPr>
        <w:numId w:val="1"/>
      </w:numPr>
      <w:tabs>
        <w:tab w:val="left" w:pos="1418"/>
      </w:tabs>
      <w:spacing w:after="220"/>
      <w:ind w:left="851" w:hanging="851"/>
    </w:pPr>
  </w:style>
  <w:style w:type="paragraph" w:customStyle="1" w:styleId="BodyText1">
    <w:name w:val="Body Text 1"/>
    <w:basedOn w:val="Textoindependiente"/>
    <w:uiPriority w:val="4"/>
    <w:qFormat/>
    <w:rsid w:val="008F13FE"/>
    <w:pPr>
      <w:ind w:left="851"/>
    </w:pPr>
  </w:style>
  <w:style w:type="numbering" w:customStyle="1" w:styleId="CSAgreementList">
    <w:name w:val="CSAgreementList"/>
    <w:uiPriority w:val="99"/>
    <w:semiHidden/>
    <w:rsid w:val="008F13FE"/>
    <w:pPr>
      <w:numPr>
        <w:numId w:val="2"/>
      </w:numPr>
    </w:pPr>
  </w:style>
  <w:style w:type="paragraph" w:styleId="Encabezado">
    <w:name w:val="header"/>
    <w:basedOn w:val="Normal"/>
    <w:link w:val="EncabezadoCar"/>
    <w:uiPriority w:val="99"/>
    <w:unhideWhenUsed/>
    <w:rsid w:val="008F13FE"/>
    <w:pPr>
      <w:tabs>
        <w:tab w:val="center" w:pos="4513"/>
        <w:tab w:val="right" w:pos="9026"/>
      </w:tabs>
    </w:pPr>
  </w:style>
  <w:style w:type="character" w:customStyle="1" w:styleId="EncabezadoCar">
    <w:name w:val="Encabezado Car"/>
    <w:basedOn w:val="Fuentedeprrafopredeter"/>
    <w:link w:val="Encabezado"/>
    <w:uiPriority w:val="99"/>
    <w:rsid w:val="008F13FE"/>
    <w:rPr>
      <w:rFonts w:ascii="Arial" w:eastAsia="Times New Roman" w:hAnsi="Arial" w:cs="Times New Roman"/>
      <w:lang w:eastAsia="en-AU"/>
    </w:rPr>
  </w:style>
  <w:style w:type="paragraph" w:styleId="Piedepgina">
    <w:name w:val="footer"/>
    <w:basedOn w:val="Normal"/>
    <w:link w:val="PiedepginaCar"/>
    <w:uiPriority w:val="99"/>
    <w:unhideWhenUsed/>
    <w:rsid w:val="008F13FE"/>
    <w:pPr>
      <w:tabs>
        <w:tab w:val="center" w:pos="4513"/>
        <w:tab w:val="right" w:pos="9026"/>
      </w:tabs>
    </w:pPr>
  </w:style>
  <w:style w:type="character" w:customStyle="1" w:styleId="PiedepginaCar">
    <w:name w:val="Pie de página Car"/>
    <w:basedOn w:val="Fuentedeprrafopredeter"/>
    <w:link w:val="Piedepgina"/>
    <w:uiPriority w:val="99"/>
    <w:rsid w:val="008F13FE"/>
    <w:rPr>
      <w:rFonts w:ascii="Arial" w:eastAsia="Times New Roman" w:hAnsi="Arial" w:cs="Times New Roman"/>
      <w:lang w:eastAsia="en-AU"/>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n">
    <w:name w:val="Revision"/>
    <w:hidden/>
    <w:uiPriority w:val="99"/>
    <w:semiHidden/>
    <w:rsid w:val="009849C5"/>
    <w:pPr>
      <w:spacing w:after="0" w:line="240" w:lineRule="auto"/>
    </w:pPr>
    <w:rPr>
      <w:rFonts w:ascii="Arial" w:eastAsia="Times New Roman" w:hAnsi="Arial" w:cs="Times New Roman"/>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F245B49DDFFC4F9B1494B9E2B8FF91" ma:contentTypeVersion="3" ma:contentTypeDescription="Create a new document." ma:contentTypeScope="" ma:versionID="336069d0e0a632c4222697965ddb4fc6">
  <xsd:schema xmlns:xsd="http://www.w3.org/2001/XMLSchema" xmlns:xs="http://www.w3.org/2001/XMLSchema" xmlns:p="http://schemas.microsoft.com/office/2006/metadata/properties" xmlns:ns2="2a1e6e6e-639c-43b3-b89f-ffec9b437a6d" targetNamespace="http://schemas.microsoft.com/office/2006/metadata/properties" ma:root="true" ma:fieldsID="cfaf7e191a971e8dde25fc18ade0e8b6" ns2:_="">
    <xsd:import namespace="2a1e6e6e-639c-43b3-b89f-ffec9b437a6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e6e6e-639c-43b3-b89f-ffec9b437a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8F9389-719B-4EDB-9007-E47038398B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1e6e6e-639c-43b3-b89f-ffec9b437a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02A335-4E0A-4939-9AB8-3DA766960AA4}">
  <ds:schemaRefs>
    <ds:schemaRef ds:uri="http://schemas.microsoft.com/sharepoint/v3/contenttype/forms"/>
  </ds:schemaRefs>
</ds:datastoreItem>
</file>

<file path=customXml/itemProps3.xml><?xml version="1.0" encoding="utf-8"?>
<ds:datastoreItem xmlns:ds="http://schemas.openxmlformats.org/officeDocument/2006/customXml" ds:itemID="{775E65D9-6CCA-45B7-821E-3B2E805F0DFE}">
  <ds:schemaRefs>
    <ds:schemaRef ds:uri="http://schemas.openxmlformats.org/officeDocument/2006/bibliography"/>
  </ds:schemaRefs>
</ds:datastoreItem>
</file>

<file path=customXml/itemProps4.xml><?xml version="1.0" encoding="utf-8"?>
<ds:datastoreItem xmlns:ds="http://schemas.openxmlformats.org/officeDocument/2006/customXml" ds:itemID="{F62A18A7-E733-4C9A-BE53-45FE9F2204B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2695</Words>
  <Characters>14826</Characters>
  <Application>Microsoft Office Word</Application>
  <DocSecurity>2</DocSecurity>
  <Lines>123</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Piñones</dc:creator>
  <cp:keywords/>
  <dc:description/>
  <cp:lastModifiedBy>Daniela Pérez</cp:lastModifiedBy>
  <cp:revision>2</cp:revision>
  <dcterms:created xsi:type="dcterms:W3CDTF">2026-04-21T01:25:00Z</dcterms:created>
  <dcterms:modified xsi:type="dcterms:W3CDTF">2026-04-21T01:25:00Z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0x010100B6F245B49DDFFC4F9B1494B9E2B8FF91</vt:lpwstr>
  </property>
</Properties>
</file>